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B1D91A">
      <w:pPr>
        <w:pStyle w:val="5"/>
        <w:keepNext w:val="0"/>
        <w:keepLines w:val="0"/>
        <w:widowControl/>
        <w:suppressLineNumbers w:val="0"/>
      </w:pPr>
      <w:bookmarkStart w:id="0" w:name="X84ec95f937f0b91562fc81dc0aa0f77d1c4abc0"/>
      <w:r>
        <w:t>1. Introduction</w:t>
      </w:r>
    </w:p>
    <w:p w14:paraId="605472C4">
      <w:pPr>
        <w:pStyle w:val="21"/>
        <w:keepNext w:val="0"/>
        <w:keepLines w:val="0"/>
        <w:widowControl/>
        <w:suppressLineNumbers w:val="0"/>
        <w:rPr>
          <w:rFonts w:ascii="Times New Roman" w:hAnsi="Times New Roman" w:eastAsia="宋体" w:cstheme="minorBidi"/>
          <w:kern w:val="0"/>
          <w:sz w:val="24"/>
          <w:szCs w:val="24"/>
          <w:lang w:val="en-US" w:eastAsia="en-US" w:bidi="ar-SA"/>
        </w:rPr>
      </w:pPr>
      <w:r>
        <w:rPr>
          <w:rFonts w:ascii="Times New Roman" w:hAnsi="Times New Roman" w:eastAsia="宋体" w:cstheme="minorBidi"/>
          <w:kern w:val="0"/>
          <w:sz w:val="24"/>
          <w:szCs w:val="24"/>
          <w:lang w:val="en-US" w:eastAsia="en-US" w:bidi="ar-SA"/>
        </w:rPr>
        <w:t xml:space="preserve">CPI is a key indicator of inflation and macroeconomic conditions. Accurate CPI </w:t>
      </w:r>
      <w:bookmarkStart w:id="14" w:name="_GoBack"/>
      <w:bookmarkEnd w:id="14"/>
      <w:r>
        <w:rPr>
          <w:rFonts w:ascii="Times New Roman" w:hAnsi="Times New Roman" w:eastAsia="宋体" w:cstheme="minorBidi"/>
          <w:kern w:val="0"/>
          <w:sz w:val="24"/>
          <w:szCs w:val="24"/>
          <w:lang w:val="en-US" w:eastAsia="en-US" w:bidi="ar-SA"/>
        </w:rPr>
        <w:t>forecasting is important for monetary policy, financial decision-making, and inflation risk assessment. However, traditional forecasting methods mainly rely on monthly macroeconomic indicators, which are often released with delays and therefore cannot reflect rapid within-month changes in economic activity in a timely manner.</w:t>
      </w:r>
    </w:p>
    <w:p w14:paraId="2E73596A">
      <w:pPr>
        <w:pStyle w:val="21"/>
        <w:keepNext w:val="0"/>
        <w:keepLines w:val="0"/>
        <w:widowControl/>
        <w:suppressLineNumbers w:val="0"/>
        <w:rPr>
          <w:rFonts w:ascii="Times New Roman" w:hAnsi="Times New Roman" w:eastAsia="宋体" w:cstheme="minorBidi"/>
          <w:kern w:val="0"/>
          <w:sz w:val="24"/>
          <w:szCs w:val="24"/>
          <w:lang w:val="en-US" w:eastAsia="en-US" w:bidi="ar-SA"/>
        </w:rPr>
      </w:pPr>
      <w:r>
        <w:rPr>
          <w:rFonts w:ascii="Times New Roman" w:hAnsi="Times New Roman" w:eastAsia="宋体" w:cstheme="minorBidi"/>
          <w:kern w:val="0"/>
          <w:sz w:val="24"/>
          <w:szCs w:val="24"/>
          <w:lang w:val="en-US" w:eastAsia="en-US" w:bidi="ar-SA"/>
        </w:rPr>
        <w:t>To address this limitation, this study combines high-frequency alternative data with conventional monthly macroeconomic variables to build a mixed-frequency forecasting framework for China’s CPI. Based on the ECO6130 course content, we compare different models, including Random Forest, PCA+OLS, and a Dual-Encoder feature fusion network, to evaluate their performance in handling mixed-frequency time-series data. The study also examines whether high-frequency indicators provide additional predictive value for inflation forecasting.</w:t>
      </w:r>
    </w:p>
    <w:p w14:paraId="37672DD1">
      <w:pPr>
        <w:pStyle w:val="5"/>
        <w:keepNext w:val="0"/>
        <w:keepLines w:val="0"/>
        <w:widowControl/>
        <w:suppressLineNumbers w:val="0"/>
      </w:pPr>
      <w:r>
        <w:t>2.1 Data Sources and Variable Selection</w:t>
      </w:r>
    </w:p>
    <w:p w14:paraId="0FFE296B">
      <w:pPr>
        <w:pStyle w:val="21"/>
        <w:keepNext w:val="0"/>
        <w:keepLines w:val="0"/>
        <w:widowControl/>
        <w:suppressLineNumbers w:val="0"/>
      </w:pPr>
      <w:r>
        <w:t xml:space="preserve">This study uses both high-frequency and low-frequency variables to forecast China’s CPI. The high-frequency variables are taken from </w:t>
      </w:r>
      <w:r>
        <w:rPr>
          <w:rStyle w:val="28"/>
        </w:rPr>
        <w:t>available_data.csv</w:t>
      </w:r>
      <w:r>
        <w:t xml:space="preserve"> and include seven indicators: net liquidity injection from open market operations, the cement price index, the transaction area of commercial housing in 30 major cities, the listing price index for existing homes, the average wholesale price of pork, the Nanhua industrial goods index, and subway ridership in major cities. These indicators reflect short-term movements in liquidity, prices, real estate activity, and mobility.</w:t>
      </w:r>
    </w:p>
    <w:p w14:paraId="7E46106F">
      <w:pPr>
        <w:pStyle w:val="21"/>
        <w:keepNext w:val="0"/>
        <w:keepLines w:val="0"/>
        <w:widowControl/>
        <w:suppressLineNumbers w:val="0"/>
      </w:pPr>
      <w:r>
        <w:t xml:space="preserve">The low-frequency variables are taken from </w:t>
      </w:r>
      <w:r>
        <w:rPr>
          <w:rStyle w:val="28"/>
        </w:rPr>
        <w:t>monthly_data.csv</w:t>
      </w:r>
      <w:r>
        <w:t xml:space="preserve"> and include six monthly macroeconomic indicators: total social financing stock growth, electricity generation growth, export growth, import growth, PPI for intermediate goods, and PPI for consumer goods. The target variable is China’s CPI.</w:t>
      </w:r>
    </w:p>
    <w:p w14:paraId="5BD77ADB">
      <w:pPr>
        <w:pStyle w:val="5"/>
        <w:keepNext w:val="0"/>
        <w:keepLines w:val="0"/>
        <w:widowControl/>
        <w:suppressLineNumbers w:val="0"/>
      </w:pPr>
      <w:r>
        <w:t>2.2 Data Preprocessing and Mixed-Frequency Feature Alignment</w:t>
      </w:r>
    </w:p>
    <w:p w14:paraId="2A56D21D">
      <w:pPr>
        <w:pStyle w:val="21"/>
        <w:keepNext w:val="0"/>
        <w:keepLines w:val="0"/>
        <w:widowControl/>
        <w:suppressLineNumbers w:val="0"/>
      </w:pPr>
      <w:r>
        <w:t>Because the raw data have different frequencies and contain missing observations, preprocessing was required before model construction. Daily and weekly variables were converted into ten-day features by dividing each month into three periods: days 1–10, 11–20, and 21 to the end of the month, and then averaging valid observations within each period.</w:t>
      </w:r>
    </w:p>
    <w:p w14:paraId="2AD9EAEC">
      <w:pPr>
        <w:pStyle w:val="21"/>
        <w:keepNext w:val="0"/>
        <w:keepLines w:val="0"/>
        <w:widowControl/>
        <w:suppressLineNumbers w:val="0"/>
      </w:pPr>
      <w:r>
        <w:t>Missing values were handled based on economic logic. For weekly open market operation data, missing observations were filled with zero, indicating no net liquidity operation during that week. In addition, because January and February CPI in China are often released jointly or with delays due to the Spring Festival effect, these two months were excluded as direct forecasting targets. Instead, the average high-frequency data from January to March was used as the input for forecasting March CPI. After these steps, the high-frequency and low-frequency variables were aligned into a unified mixed-frequency dataset for subsequent analysis.</w:t>
      </w:r>
    </w:p>
    <w:p w14:paraId="2F258CDF">
      <w:pPr>
        <w:rPr>
          <w:rFonts w:hint="eastAsia"/>
          <w:b/>
          <w:bCs/>
        </w:rPr>
      </w:pPr>
    </w:p>
    <w:p w14:paraId="75DEA0E8">
      <w:pPr>
        <w:rPr>
          <w:b/>
          <w:bCs/>
        </w:rPr>
      </w:pPr>
      <w:r>
        <w:rPr>
          <w:rFonts w:hint="eastAsia"/>
          <w:b/>
          <w:bCs/>
        </w:rPr>
        <w:t>2.3 Exploration of the Statistical Distribution and Temporal Characteristics of Key Variables (EDA)</w:t>
      </w:r>
    </w:p>
    <w:p w14:paraId="5CA6D846">
      <w:pPr>
        <w:rPr>
          <w:b/>
          <w:bCs/>
        </w:rPr>
      </w:pPr>
      <w:r>
        <w:rPr>
          <w:rFonts w:hint="eastAsia"/>
          <w:b/>
          <w:bCs/>
        </w:rPr>
        <w:t>2.3.1 Descriptive Statistics</w:t>
      </w:r>
    </w:p>
    <w:p w14:paraId="540F0825">
      <w:r>
        <w:t>To verify the validity of the data distribution, we performed descriptive statistical analysis on the aligned monthly dataset. The results are shown in Table 2.1.</w:t>
      </w:r>
    </w:p>
    <w:p w14:paraId="4648C3A5">
      <w:pPr>
        <w:rPr>
          <w:b/>
          <w:bCs/>
        </w:rPr>
      </w:pPr>
      <w:r>
        <w:rPr>
          <w:b/>
          <w:bCs/>
        </w:rPr>
        <w:t>Key findings:</w:t>
      </w:r>
    </w:p>
    <w:p w14:paraId="70866CA7">
      <w:pPr>
        <w:numPr>
          <w:ilvl w:val="0"/>
          <w:numId w:val="1"/>
        </w:numPr>
        <w:tabs>
          <w:tab w:val="left" w:pos="720"/>
          <w:tab w:val="clear" w:pos="360"/>
        </w:tabs>
      </w:pPr>
      <w:r>
        <w:rPr>
          <w:b/>
          <w:bCs/>
        </w:rPr>
        <w:t>Target variable (</w:t>
      </w:r>
      <w:ins w:id="0" w:author="蔡曼莎" w:date="2026-04-17T21:12:53Z">
        <w:r>
          <w:rPr>
            <w:rFonts w:hint="eastAsia"/>
            <w:b/>
            <w:bCs/>
            <w:lang w:val="en-US" w:eastAsia="zh-CN"/>
          </w:rPr>
          <w:t>yea</w:t>
        </w:r>
      </w:ins>
      <w:ins w:id="1" w:author="蔡曼莎" w:date="2026-04-17T21:12:54Z">
        <w:r>
          <w:rPr>
            <w:rFonts w:hint="eastAsia"/>
            <w:b/>
            <w:bCs/>
            <w:lang w:val="en-US" w:eastAsia="zh-CN"/>
          </w:rPr>
          <w:t>r</w:t>
        </w:r>
      </w:ins>
      <w:ins w:id="2" w:author="蔡曼莎" w:date="2026-04-17T21:12:55Z">
        <w:r>
          <w:rPr>
            <w:rFonts w:hint="eastAsia"/>
            <w:b/>
            <w:bCs/>
            <w:lang w:val="en-US" w:eastAsia="zh-CN"/>
          </w:rPr>
          <w:t>-on</w:t>
        </w:r>
      </w:ins>
      <w:ins w:id="3" w:author="蔡曼莎" w:date="2026-04-17T21:12:56Z">
        <w:r>
          <w:rPr>
            <w:rFonts w:hint="eastAsia"/>
            <w:b/>
            <w:bCs/>
            <w:lang w:val="en-US" w:eastAsia="zh-CN"/>
          </w:rPr>
          <w:t>-</w:t>
        </w:r>
      </w:ins>
      <w:ins w:id="4" w:author="蔡曼莎" w:date="2026-04-17T21:12:57Z">
        <w:r>
          <w:rPr>
            <w:rFonts w:hint="eastAsia"/>
            <w:b/>
            <w:bCs/>
            <w:lang w:val="en-US" w:eastAsia="zh-CN"/>
          </w:rPr>
          <w:t>year</w:t>
        </w:r>
      </w:ins>
      <w:del w:id="5" w:author="蔡曼莎" w:date="2026-04-17T21:12:52Z">
        <w:r>
          <w:rPr>
            <w:b/>
            <w:bCs/>
          </w:rPr>
          <w:delText>month</w:delText>
        </w:r>
      </w:del>
      <w:del w:id="6" w:author="蔡曼莎" w:date="2026-04-17T21:12:47Z">
        <w:r>
          <w:rPr>
            <w:b/>
            <w:bCs/>
          </w:rPr>
          <w:delText>-over-m</w:delText>
        </w:r>
      </w:del>
      <w:del w:id="7" w:author="蔡曼莎" w:date="2026-04-17T21:12:45Z">
        <w:r>
          <w:rPr>
            <w:b/>
            <w:bCs/>
          </w:rPr>
          <w:delText>onth</w:delText>
        </w:r>
      </w:del>
      <w:r>
        <w:rPr>
          <w:b/>
          <w:bCs/>
        </w:rPr>
        <w:t xml:space="preserve"> CPI):</w:t>
      </w:r>
      <w:r>
        <w:t xml:space="preserve"> The mean is 1.52%, the standard deviation is 1.18, and the skewness is 0.29. The overall distribution is nearly symmetrical, with fluctuations ranging from -0.5% to 4.5%.</w:t>
      </w:r>
    </w:p>
    <w:p w14:paraId="70032918">
      <w:pPr>
        <w:numPr>
          <w:ilvl w:val="0"/>
          <w:numId w:val="1"/>
        </w:numPr>
        <w:tabs>
          <w:tab w:val="left" w:pos="720"/>
          <w:tab w:val="clear" w:pos="360"/>
        </w:tabs>
      </w:pPr>
      <w:r>
        <w:rPr>
          <w:b/>
          <w:bCs/>
        </w:rPr>
        <w:t xml:space="preserve">High-frequency variables: </w:t>
      </w:r>
      <w:r>
        <w:t>The standard deviation of </w:t>
      </w:r>
      <w:r>
        <w:rPr>
          <w:b/>
          <w:bCs/>
        </w:rPr>
        <w:t>the average wholesale price of pork</w:t>
      </w:r>
      <w:r>
        <w:t> was the highest (9.29), with a skewness of 1.26, indicating a significant right-skewed distribution. This suggests the presence of extreme high values (up to 48.37 yuan/kg) caused by cyclical supply-demand fluctuations in pig farming. The skewness of </w:t>
      </w:r>
      <w:r>
        <w:rPr>
          <w:b/>
          <w:bCs/>
        </w:rPr>
        <w:t>subway passenger volume</w:t>
      </w:r>
      <w:r>
        <w:t> was -1.59, showing a significant left-skewed distribution, reflecting the impact of the sharp decline in travel during the pandemic.</w:t>
      </w:r>
    </w:p>
    <w:p w14:paraId="444C633F">
      <w:pPr>
        <w:numPr>
          <w:ilvl w:val="0"/>
          <w:numId w:val="1"/>
        </w:numPr>
        <w:tabs>
          <w:tab w:val="left" w:pos="720"/>
          <w:tab w:val="clear" w:pos="360"/>
        </w:tabs>
      </w:pPr>
      <w:r>
        <w:rPr>
          <w:b/>
          <w:bCs/>
        </w:rPr>
        <w:t xml:space="preserve">Low-frequency variables: </w:t>
      </w:r>
      <w:r>
        <w:t>The correlation between </w:t>
      </w:r>
      <w:r>
        <w:rPr>
          <w:b/>
          <w:bCs/>
        </w:rPr>
        <w:t>the month-over-month change in the PPI for consumer goods </w:t>
      </w:r>
      <w:r>
        <w:t>and the CPI is expected to be high, with a small standard deviation (0.90) and relatively stable fluctuations; the skewness of </w:t>
      </w:r>
      <w:r>
        <w:rPr>
          <w:b/>
          <w:bCs/>
        </w:rPr>
        <w:t>the year-over-year change in the stock of social financing </w:t>
      </w:r>
      <w:r>
        <w:t>is 0.58, showing a slight right skew.</w:t>
      </w:r>
    </w:p>
    <w:tbl>
      <w:tblPr>
        <w:tblStyle w:val="22"/>
        <w:tblpPr w:leftFromText="180" w:rightFromText="180" w:vertAnchor="text" w:horzAnchor="margin" w:tblpXSpec="center" w:tblpY="163"/>
        <w:tblW w:w="1077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8"/>
        <w:gridCol w:w="944"/>
        <w:gridCol w:w="944"/>
        <w:gridCol w:w="1053"/>
        <w:gridCol w:w="944"/>
        <w:gridCol w:w="944"/>
        <w:gridCol w:w="944"/>
        <w:gridCol w:w="944"/>
        <w:gridCol w:w="878"/>
      </w:tblGrid>
      <w:tr w14:paraId="23795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 w:hRule="atLeast"/>
        </w:trPr>
        <w:tc>
          <w:tcPr>
            <w:tcW w:w="3178" w:type="dxa"/>
            <w:noWrap/>
            <w:vAlign w:val="bottom"/>
          </w:tcPr>
          <w:p w14:paraId="1E39481A">
            <w:pPr>
              <w:widowControl/>
              <w:jc w:val="left"/>
              <w:rPr>
                <w:rFonts w:hint="eastAsia" w:cs="宋体" w:asciiTheme="minorEastAsia" w:hAnsiTheme="minorEastAsia"/>
                <w:kern w:val="0"/>
                <w:sz w:val="18"/>
                <w:szCs w:val="18"/>
              </w:rPr>
            </w:pPr>
          </w:p>
        </w:tc>
        <w:tc>
          <w:tcPr>
            <w:tcW w:w="944" w:type="dxa"/>
            <w:noWrap/>
          </w:tcPr>
          <w:p w14:paraId="168FD24F">
            <w:pPr>
              <w:widowControl/>
              <w:jc w:val="center"/>
              <w:rPr>
                <w:rFonts w:hint="eastAsia" w:cs="宋体" w:asciiTheme="minorEastAsia" w:hAnsiTheme="minorEastAsia"/>
                <w:b/>
                <w:bCs/>
                <w:color w:val="000000"/>
                <w:kern w:val="0"/>
                <w:sz w:val="18"/>
                <w:szCs w:val="18"/>
              </w:rPr>
            </w:pPr>
            <w:r>
              <w:rPr>
                <w:rFonts w:hint="eastAsia" w:cs="宋体" w:asciiTheme="minorEastAsia" w:hAnsiTheme="minorEastAsia"/>
                <w:b/>
                <w:bCs/>
                <w:color w:val="000000"/>
                <w:kern w:val="0"/>
                <w:sz w:val="18"/>
                <w:szCs w:val="18"/>
              </w:rPr>
              <w:t>mean</w:t>
            </w:r>
          </w:p>
        </w:tc>
        <w:tc>
          <w:tcPr>
            <w:tcW w:w="944" w:type="dxa"/>
            <w:noWrap/>
          </w:tcPr>
          <w:p w14:paraId="2683D168">
            <w:pPr>
              <w:widowControl/>
              <w:jc w:val="center"/>
              <w:rPr>
                <w:rFonts w:hint="eastAsia" w:cs="宋体" w:asciiTheme="minorEastAsia" w:hAnsiTheme="minorEastAsia"/>
                <w:b/>
                <w:bCs/>
                <w:color w:val="000000"/>
                <w:kern w:val="0"/>
                <w:sz w:val="18"/>
                <w:szCs w:val="18"/>
              </w:rPr>
            </w:pPr>
            <w:r>
              <w:rPr>
                <w:rFonts w:hint="eastAsia" w:cs="宋体" w:asciiTheme="minorEastAsia" w:hAnsiTheme="minorEastAsia"/>
                <w:b/>
                <w:bCs/>
                <w:color w:val="000000"/>
                <w:kern w:val="0"/>
                <w:sz w:val="18"/>
                <w:szCs w:val="18"/>
              </w:rPr>
              <w:t>std</w:t>
            </w:r>
          </w:p>
        </w:tc>
        <w:tc>
          <w:tcPr>
            <w:tcW w:w="1053" w:type="dxa"/>
            <w:noWrap/>
          </w:tcPr>
          <w:p w14:paraId="2A0538CE">
            <w:pPr>
              <w:widowControl/>
              <w:jc w:val="center"/>
              <w:rPr>
                <w:rFonts w:hint="eastAsia" w:cs="宋体" w:asciiTheme="minorEastAsia" w:hAnsiTheme="minorEastAsia"/>
                <w:b/>
                <w:bCs/>
                <w:color w:val="000000"/>
                <w:kern w:val="0"/>
                <w:sz w:val="18"/>
                <w:szCs w:val="18"/>
              </w:rPr>
            </w:pPr>
            <w:r>
              <w:rPr>
                <w:rFonts w:hint="eastAsia" w:cs="宋体" w:asciiTheme="minorEastAsia" w:hAnsiTheme="minorEastAsia"/>
                <w:b/>
                <w:bCs/>
                <w:color w:val="000000"/>
                <w:kern w:val="0"/>
                <w:sz w:val="18"/>
                <w:szCs w:val="18"/>
              </w:rPr>
              <w:t>min</w:t>
            </w:r>
          </w:p>
        </w:tc>
        <w:tc>
          <w:tcPr>
            <w:tcW w:w="944" w:type="dxa"/>
            <w:noWrap/>
          </w:tcPr>
          <w:p w14:paraId="25610F41">
            <w:pPr>
              <w:widowControl/>
              <w:jc w:val="center"/>
              <w:rPr>
                <w:rFonts w:hint="eastAsia" w:cs="宋体" w:asciiTheme="minorEastAsia" w:hAnsiTheme="minorEastAsia"/>
                <w:b/>
                <w:bCs/>
                <w:color w:val="000000"/>
                <w:kern w:val="0"/>
                <w:sz w:val="18"/>
                <w:szCs w:val="18"/>
              </w:rPr>
            </w:pPr>
            <w:r>
              <w:rPr>
                <w:rFonts w:hint="eastAsia" w:cs="宋体" w:asciiTheme="minorEastAsia" w:hAnsiTheme="minorEastAsia"/>
                <w:b/>
                <w:bCs/>
                <w:color w:val="000000"/>
                <w:kern w:val="0"/>
                <w:sz w:val="18"/>
                <w:szCs w:val="18"/>
              </w:rPr>
              <w:t>25%</w:t>
            </w:r>
          </w:p>
        </w:tc>
        <w:tc>
          <w:tcPr>
            <w:tcW w:w="944" w:type="dxa"/>
            <w:noWrap/>
          </w:tcPr>
          <w:p w14:paraId="1792F0FB">
            <w:pPr>
              <w:widowControl/>
              <w:jc w:val="center"/>
              <w:rPr>
                <w:rFonts w:hint="eastAsia" w:cs="宋体" w:asciiTheme="minorEastAsia" w:hAnsiTheme="minorEastAsia"/>
                <w:b/>
                <w:bCs/>
                <w:color w:val="000000"/>
                <w:kern w:val="0"/>
                <w:sz w:val="18"/>
                <w:szCs w:val="18"/>
              </w:rPr>
            </w:pPr>
            <w:r>
              <w:rPr>
                <w:rFonts w:hint="eastAsia" w:cs="宋体" w:asciiTheme="minorEastAsia" w:hAnsiTheme="minorEastAsia"/>
                <w:b/>
                <w:bCs/>
                <w:color w:val="000000"/>
                <w:kern w:val="0"/>
                <w:sz w:val="18"/>
                <w:szCs w:val="18"/>
              </w:rPr>
              <w:t>50%</w:t>
            </w:r>
          </w:p>
        </w:tc>
        <w:tc>
          <w:tcPr>
            <w:tcW w:w="944" w:type="dxa"/>
            <w:noWrap/>
          </w:tcPr>
          <w:p w14:paraId="7B3381C8">
            <w:pPr>
              <w:widowControl/>
              <w:jc w:val="center"/>
              <w:rPr>
                <w:rFonts w:hint="eastAsia" w:cs="宋体" w:asciiTheme="minorEastAsia" w:hAnsiTheme="minorEastAsia"/>
                <w:b/>
                <w:bCs/>
                <w:color w:val="000000"/>
                <w:kern w:val="0"/>
                <w:sz w:val="18"/>
                <w:szCs w:val="18"/>
              </w:rPr>
            </w:pPr>
            <w:r>
              <w:rPr>
                <w:rFonts w:hint="eastAsia" w:cs="宋体" w:asciiTheme="minorEastAsia" w:hAnsiTheme="minorEastAsia"/>
                <w:b/>
                <w:bCs/>
                <w:color w:val="000000"/>
                <w:kern w:val="0"/>
                <w:sz w:val="18"/>
                <w:szCs w:val="18"/>
              </w:rPr>
              <w:t>75%</w:t>
            </w:r>
          </w:p>
        </w:tc>
        <w:tc>
          <w:tcPr>
            <w:tcW w:w="944" w:type="dxa"/>
            <w:noWrap/>
          </w:tcPr>
          <w:p w14:paraId="0206C321">
            <w:pPr>
              <w:widowControl/>
              <w:jc w:val="center"/>
              <w:rPr>
                <w:rFonts w:hint="eastAsia" w:cs="宋体" w:asciiTheme="minorEastAsia" w:hAnsiTheme="minorEastAsia"/>
                <w:b/>
                <w:bCs/>
                <w:color w:val="000000"/>
                <w:kern w:val="0"/>
                <w:sz w:val="18"/>
                <w:szCs w:val="18"/>
              </w:rPr>
            </w:pPr>
            <w:r>
              <w:rPr>
                <w:rFonts w:hint="eastAsia" w:cs="宋体" w:asciiTheme="minorEastAsia" w:hAnsiTheme="minorEastAsia"/>
                <w:b/>
                <w:bCs/>
                <w:color w:val="000000"/>
                <w:kern w:val="0"/>
                <w:sz w:val="18"/>
                <w:szCs w:val="18"/>
              </w:rPr>
              <w:t>max</w:t>
            </w:r>
          </w:p>
        </w:tc>
        <w:tc>
          <w:tcPr>
            <w:tcW w:w="878" w:type="dxa"/>
            <w:noWrap/>
          </w:tcPr>
          <w:p w14:paraId="58788B00">
            <w:pPr>
              <w:widowControl/>
              <w:jc w:val="center"/>
              <w:rPr>
                <w:rFonts w:hint="eastAsia" w:cs="宋体" w:asciiTheme="minorEastAsia" w:hAnsiTheme="minorEastAsia"/>
                <w:b/>
                <w:bCs/>
                <w:color w:val="000000"/>
                <w:kern w:val="0"/>
                <w:sz w:val="18"/>
                <w:szCs w:val="18"/>
              </w:rPr>
            </w:pPr>
            <w:r>
              <w:rPr>
                <w:rFonts w:hint="eastAsia" w:cs="宋体" w:asciiTheme="minorEastAsia" w:hAnsiTheme="minorEastAsia"/>
                <w:b/>
                <w:bCs/>
                <w:color w:val="000000"/>
                <w:kern w:val="0"/>
                <w:sz w:val="18"/>
                <w:szCs w:val="18"/>
              </w:rPr>
              <w:t>skew</w:t>
            </w:r>
          </w:p>
        </w:tc>
      </w:tr>
      <w:tr w14:paraId="1D9BC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 w:hRule="atLeast"/>
        </w:trPr>
        <w:tc>
          <w:tcPr>
            <w:tcW w:w="3178" w:type="dxa"/>
            <w:noWrap/>
          </w:tcPr>
          <w:p w14:paraId="0177771A">
            <w:pPr>
              <w:widowControl/>
              <w:jc w:val="center"/>
              <w:rPr>
                <w:rFonts w:hint="eastAsia" w:cs="宋体" w:asciiTheme="minorEastAsia" w:hAnsiTheme="minorEastAsia"/>
                <w:b/>
                <w:bCs/>
                <w:color w:val="000000"/>
                <w:kern w:val="0"/>
                <w:sz w:val="18"/>
                <w:szCs w:val="18"/>
              </w:rPr>
            </w:pPr>
            <w:r>
              <w:rPr>
                <w:rFonts w:cs="宋体" w:asciiTheme="minorEastAsia" w:hAnsiTheme="minorEastAsia"/>
                <w:b/>
                <w:bCs/>
                <w:color w:val="000000"/>
                <w:kern w:val="0"/>
                <w:sz w:val="18"/>
                <w:szCs w:val="18"/>
              </w:rPr>
              <w:t>China: CPI: Month-over-month</w:t>
            </w:r>
          </w:p>
        </w:tc>
        <w:tc>
          <w:tcPr>
            <w:tcW w:w="944" w:type="dxa"/>
            <w:noWrap/>
            <w:vAlign w:val="center"/>
          </w:tcPr>
          <w:p w14:paraId="5F20E18E">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1.52</w:t>
            </w:r>
          </w:p>
        </w:tc>
        <w:tc>
          <w:tcPr>
            <w:tcW w:w="944" w:type="dxa"/>
            <w:noWrap/>
            <w:vAlign w:val="center"/>
          </w:tcPr>
          <w:p w14:paraId="0B79FEE0">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1.18</w:t>
            </w:r>
          </w:p>
        </w:tc>
        <w:tc>
          <w:tcPr>
            <w:tcW w:w="1053" w:type="dxa"/>
            <w:noWrap/>
            <w:vAlign w:val="center"/>
          </w:tcPr>
          <w:p w14:paraId="623380BC">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-0.50</w:t>
            </w:r>
          </w:p>
        </w:tc>
        <w:tc>
          <w:tcPr>
            <w:tcW w:w="944" w:type="dxa"/>
            <w:noWrap/>
            <w:vAlign w:val="center"/>
          </w:tcPr>
          <w:p w14:paraId="6CDE9053">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0.40</w:t>
            </w:r>
          </w:p>
        </w:tc>
        <w:tc>
          <w:tcPr>
            <w:tcW w:w="944" w:type="dxa"/>
            <w:noWrap/>
            <w:vAlign w:val="center"/>
          </w:tcPr>
          <w:p w14:paraId="3153ACCD">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1.60</w:t>
            </w:r>
          </w:p>
        </w:tc>
        <w:tc>
          <w:tcPr>
            <w:tcW w:w="944" w:type="dxa"/>
            <w:noWrap/>
            <w:vAlign w:val="center"/>
          </w:tcPr>
          <w:p w14:paraId="7218F6A2">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2.40</w:t>
            </w:r>
          </w:p>
        </w:tc>
        <w:tc>
          <w:tcPr>
            <w:tcW w:w="944" w:type="dxa"/>
            <w:noWrap/>
            <w:vAlign w:val="center"/>
          </w:tcPr>
          <w:p w14:paraId="42BA8D9A">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4.50</w:t>
            </w:r>
          </w:p>
        </w:tc>
        <w:tc>
          <w:tcPr>
            <w:tcW w:w="878" w:type="dxa"/>
            <w:noWrap/>
            <w:vAlign w:val="center"/>
          </w:tcPr>
          <w:p w14:paraId="09D72464">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0.29</w:t>
            </w:r>
          </w:p>
        </w:tc>
      </w:tr>
      <w:tr w14:paraId="73E42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 w:hRule="atLeast"/>
        </w:trPr>
        <w:tc>
          <w:tcPr>
            <w:tcW w:w="3178" w:type="dxa"/>
            <w:noWrap/>
          </w:tcPr>
          <w:p w14:paraId="7B8E2930">
            <w:pPr>
              <w:widowControl/>
              <w:jc w:val="center"/>
              <w:rPr>
                <w:rFonts w:hint="eastAsia" w:cs="宋体" w:asciiTheme="minorEastAsia" w:hAnsiTheme="minorEastAsia"/>
                <w:b/>
                <w:bCs/>
                <w:color w:val="000000"/>
                <w:kern w:val="0"/>
                <w:sz w:val="18"/>
                <w:szCs w:val="18"/>
              </w:rPr>
            </w:pPr>
            <w:r>
              <w:rPr>
                <w:rFonts w:cs="宋体" w:asciiTheme="minorEastAsia" w:hAnsiTheme="minorEastAsia"/>
                <w:b/>
                <w:bCs/>
                <w:color w:val="000000"/>
                <w:kern w:val="0"/>
                <w:sz w:val="18"/>
                <w:szCs w:val="18"/>
              </w:rPr>
              <w:t>China: Open Market Operations: Net Injection of Liquidity</w:t>
            </w:r>
          </w:p>
        </w:tc>
        <w:tc>
          <w:tcPr>
            <w:tcW w:w="944" w:type="dxa"/>
            <w:noWrap/>
            <w:vAlign w:val="center"/>
          </w:tcPr>
          <w:p w14:paraId="17CEFF0A">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5.46</w:t>
            </w:r>
          </w:p>
        </w:tc>
        <w:tc>
          <w:tcPr>
            <w:tcW w:w="944" w:type="dxa"/>
            <w:noWrap/>
            <w:vAlign w:val="center"/>
          </w:tcPr>
          <w:p w14:paraId="7B1AEBFC">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1505.37</w:t>
            </w:r>
          </w:p>
        </w:tc>
        <w:tc>
          <w:tcPr>
            <w:tcW w:w="1053" w:type="dxa"/>
            <w:noWrap/>
            <w:vAlign w:val="center"/>
          </w:tcPr>
          <w:p w14:paraId="52DC1C14">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-5223.17</w:t>
            </w:r>
          </w:p>
        </w:tc>
        <w:tc>
          <w:tcPr>
            <w:tcW w:w="944" w:type="dxa"/>
            <w:noWrap/>
            <w:vAlign w:val="center"/>
          </w:tcPr>
          <w:p w14:paraId="612E1D14">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-531.67</w:t>
            </w:r>
          </w:p>
        </w:tc>
        <w:tc>
          <w:tcPr>
            <w:tcW w:w="944" w:type="dxa"/>
            <w:noWrap/>
            <w:vAlign w:val="center"/>
          </w:tcPr>
          <w:p w14:paraId="411E8519">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0.00</w:t>
            </w:r>
          </w:p>
        </w:tc>
        <w:tc>
          <w:tcPr>
            <w:tcW w:w="944" w:type="dxa"/>
            <w:noWrap/>
            <w:vAlign w:val="center"/>
          </w:tcPr>
          <w:p w14:paraId="4AE4DB16">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816.67</w:t>
            </w:r>
          </w:p>
        </w:tc>
        <w:tc>
          <w:tcPr>
            <w:tcW w:w="944" w:type="dxa"/>
            <w:noWrap/>
            <w:vAlign w:val="center"/>
          </w:tcPr>
          <w:p w14:paraId="48B5AE03">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3803.43</w:t>
            </w:r>
          </w:p>
        </w:tc>
        <w:tc>
          <w:tcPr>
            <w:tcW w:w="878" w:type="dxa"/>
            <w:noWrap/>
            <w:vAlign w:val="center"/>
          </w:tcPr>
          <w:p w14:paraId="7CE18CD1">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-0.34</w:t>
            </w:r>
          </w:p>
        </w:tc>
      </w:tr>
      <w:tr w14:paraId="506AF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 w:hRule="atLeast"/>
        </w:trPr>
        <w:tc>
          <w:tcPr>
            <w:tcW w:w="3178" w:type="dxa"/>
            <w:noWrap/>
          </w:tcPr>
          <w:p w14:paraId="126EA976">
            <w:pPr>
              <w:widowControl/>
              <w:jc w:val="center"/>
              <w:rPr>
                <w:rFonts w:hint="eastAsia" w:cs="宋体" w:asciiTheme="minorEastAsia" w:hAnsiTheme="minorEastAsia"/>
                <w:b/>
                <w:bCs/>
                <w:color w:val="000000"/>
                <w:kern w:val="0"/>
                <w:sz w:val="18"/>
                <w:szCs w:val="18"/>
              </w:rPr>
            </w:pPr>
            <w:r>
              <w:rPr>
                <w:rFonts w:cs="宋体" w:asciiTheme="minorEastAsia" w:hAnsiTheme="minorEastAsia"/>
                <w:b/>
                <w:bCs/>
                <w:color w:val="000000"/>
                <w:kern w:val="0"/>
                <w:sz w:val="18"/>
                <w:szCs w:val="18"/>
              </w:rPr>
              <w:t>China: Cement Price Index</w:t>
            </w:r>
          </w:p>
        </w:tc>
        <w:tc>
          <w:tcPr>
            <w:tcW w:w="944" w:type="dxa"/>
            <w:noWrap/>
            <w:vAlign w:val="center"/>
          </w:tcPr>
          <w:p w14:paraId="3A67D4D5">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139.51</w:t>
            </w:r>
          </w:p>
        </w:tc>
        <w:tc>
          <w:tcPr>
            <w:tcW w:w="944" w:type="dxa"/>
            <w:noWrap/>
            <w:vAlign w:val="center"/>
          </w:tcPr>
          <w:p w14:paraId="3C5CB55D">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22.55</w:t>
            </w:r>
          </w:p>
        </w:tc>
        <w:tc>
          <w:tcPr>
            <w:tcW w:w="1053" w:type="dxa"/>
            <w:noWrap/>
            <w:vAlign w:val="center"/>
          </w:tcPr>
          <w:p w14:paraId="4BA67D49">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101.99</w:t>
            </w:r>
          </w:p>
        </w:tc>
        <w:tc>
          <w:tcPr>
            <w:tcW w:w="944" w:type="dxa"/>
            <w:noWrap/>
            <w:vAlign w:val="center"/>
          </w:tcPr>
          <w:p w14:paraId="4D2144D1">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118.08</w:t>
            </w:r>
          </w:p>
        </w:tc>
        <w:tc>
          <w:tcPr>
            <w:tcW w:w="944" w:type="dxa"/>
            <w:noWrap/>
            <w:vAlign w:val="center"/>
          </w:tcPr>
          <w:p w14:paraId="1059E3F7">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143.25</w:t>
            </w:r>
          </w:p>
        </w:tc>
        <w:tc>
          <w:tcPr>
            <w:tcW w:w="944" w:type="dxa"/>
            <w:noWrap/>
            <w:vAlign w:val="center"/>
          </w:tcPr>
          <w:p w14:paraId="638B2CA2">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150.81</w:t>
            </w:r>
          </w:p>
        </w:tc>
        <w:tc>
          <w:tcPr>
            <w:tcW w:w="944" w:type="dxa"/>
            <w:noWrap/>
            <w:vAlign w:val="center"/>
          </w:tcPr>
          <w:p w14:paraId="6D3C1BA4">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210.00</w:t>
            </w:r>
          </w:p>
        </w:tc>
        <w:tc>
          <w:tcPr>
            <w:tcW w:w="878" w:type="dxa"/>
            <w:noWrap/>
            <w:vAlign w:val="center"/>
          </w:tcPr>
          <w:p w14:paraId="35FD45C9">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0.52</w:t>
            </w:r>
          </w:p>
        </w:tc>
      </w:tr>
      <w:tr w14:paraId="32F27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 w:hRule="atLeast"/>
        </w:trPr>
        <w:tc>
          <w:tcPr>
            <w:tcW w:w="3178" w:type="dxa"/>
            <w:noWrap/>
          </w:tcPr>
          <w:p w14:paraId="327AB038">
            <w:pPr>
              <w:widowControl/>
              <w:jc w:val="center"/>
              <w:rPr>
                <w:rFonts w:hint="eastAsia" w:cs="宋体" w:asciiTheme="minorEastAsia" w:hAnsiTheme="minorEastAsia"/>
                <w:b/>
                <w:bCs/>
                <w:color w:val="000000"/>
                <w:kern w:val="0"/>
                <w:sz w:val="18"/>
                <w:szCs w:val="18"/>
              </w:rPr>
            </w:pPr>
            <w:r>
              <w:rPr>
                <w:rFonts w:cs="宋体" w:asciiTheme="minorEastAsia" w:hAnsiTheme="minorEastAsia"/>
                <w:b/>
                <w:bCs/>
                <w:color w:val="000000"/>
                <w:kern w:val="0"/>
                <w:sz w:val="18"/>
                <w:szCs w:val="18"/>
              </w:rPr>
              <w:t>China: 30 Major Cities: Transaction Area: Commercial Housing</w:t>
            </w:r>
          </w:p>
        </w:tc>
        <w:tc>
          <w:tcPr>
            <w:tcW w:w="944" w:type="dxa"/>
            <w:noWrap/>
            <w:vAlign w:val="center"/>
          </w:tcPr>
          <w:p w14:paraId="27C72B0A">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47.90</w:t>
            </w:r>
          </w:p>
        </w:tc>
        <w:tc>
          <w:tcPr>
            <w:tcW w:w="944" w:type="dxa"/>
            <w:noWrap/>
            <w:vAlign w:val="center"/>
          </w:tcPr>
          <w:p w14:paraId="1ECAD82E">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12.95</w:t>
            </w:r>
          </w:p>
        </w:tc>
        <w:tc>
          <w:tcPr>
            <w:tcW w:w="1053" w:type="dxa"/>
            <w:noWrap/>
            <w:vAlign w:val="center"/>
          </w:tcPr>
          <w:p w14:paraId="66D4235E">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22.92</w:t>
            </w:r>
          </w:p>
        </w:tc>
        <w:tc>
          <w:tcPr>
            <w:tcW w:w="944" w:type="dxa"/>
            <w:noWrap/>
            <w:vAlign w:val="center"/>
          </w:tcPr>
          <w:p w14:paraId="735DB200">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38.94</w:t>
            </w:r>
          </w:p>
        </w:tc>
        <w:tc>
          <w:tcPr>
            <w:tcW w:w="944" w:type="dxa"/>
            <w:noWrap/>
            <w:vAlign w:val="center"/>
          </w:tcPr>
          <w:p w14:paraId="6C829692">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49.33</w:t>
            </w:r>
          </w:p>
        </w:tc>
        <w:tc>
          <w:tcPr>
            <w:tcW w:w="944" w:type="dxa"/>
            <w:noWrap/>
            <w:vAlign w:val="center"/>
          </w:tcPr>
          <w:p w14:paraId="68D74085">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57.51</w:t>
            </w:r>
          </w:p>
        </w:tc>
        <w:tc>
          <w:tcPr>
            <w:tcW w:w="944" w:type="dxa"/>
            <w:noWrap/>
            <w:vAlign w:val="center"/>
          </w:tcPr>
          <w:p w14:paraId="24D3144C">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71.61</w:t>
            </w:r>
          </w:p>
        </w:tc>
        <w:tc>
          <w:tcPr>
            <w:tcW w:w="878" w:type="dxa"/>
            <w:noWrap/>
            <w:vAlign w:val="center"/>
          </w:tcPr>
          <w:p w14:paraId="50BE6340">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-0.21</w:t>
            </w:r>
          </w:p>
        </w:tc>
      </w:tr>
      <w:tr w14:paraId="58B6C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 w:hRule="atLeast"/>
        </w:trPr>
        <w:tc>
          <w:tcPr>
            <w:tcW w:w="3178" w:type="dxa"/>
            <w:noWrap/>
          </w:tcPr>
          <w:p w14:paraId="1BEE653B">
            <w:pPr>
              <w:widowControl/>
              <w:jc w:val="center"/>
              <w:rPr>
                <w:rFonts w:hint="eastAsia" w:cs="宋体" w:asciiTheme="minorEastAsia" w:hAnsiTheme="minorEastAsia"/>
                <w:b/>
                <w:bCs/>
                <w:color w:val="000000"/>
                <w:kern w:val="0"/>
                <w:sz w:val="18"/>
                <w:szCs w:val="18"/>
              </w:rPr>
            </w:pPr>
            <w:r>
              <w:rPr>
                <w:rFonts w:cs="宋体" w:asciiTheme="minorEastAsia" w:hAnsiTheme="minorEastAsia"/>
                <w:b/>
                <w:bCs/>
                <w:color w:val="000000"/>
                <w:kern w:val="0"/>
                <w:sz w:val="18"/>
                <w:szCs w:val="18"/>
              </w:rPr>
              <w:t>China: Listing Price Index for Existing Homes</w:t>
            </w:r>
          </w:p>
        </w:tc>
        <w:tc>
          <w:tcPr>
            <w:tcW w:w="944" w:type="dxa"/>
            <w:noWrap/>
            <w:vAlign w:val="center"/>
          </w:tcPr>
          <w:p w14:paraId="23AE5922">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180.51</w:t>
            </w:r>
          </w:p>
        </w:tc>
        <w:tc>
          <w:tcPr>
            <w:tcW w:w="944" w:type="dxa"/>
            <w:noWrap/>
            <w:vAlign w:val="center"/>
          </w:tcPr>
          <w:p w14:paraId="729E38E0">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13.89</w:t>
            </w:r>
          </w:p>
        </w:tc>
        <w:tc>
          <w:tcPr>
            <w:tcW w:w="1053" w:type="dxa"/>
            <w:noWrap/>
            <w:vAlign w:val="center"/>
          </w:tcPr>
          <w:p w14:paraId="3AF8ED2D">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140.11</w:t>
            </w:r>
          </w:p>
        </w:tc>
        <w:tc>
          <w:tcPr>
            <w:tcW w:w="944" w:type="dxa"/>
            <w:noWrap/>
            <w:vAlign w:val="center"/>
          </w:tcPr>
          <w:p w14:paraId="7AAF9E4D">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170.08</w:t>
            </w:r>
          </w:p>
        </w:tc>
        <w:tc>
          <w:tcPr>
            <w:tcW w:w="944" w:type="dxa"/>
            <w:noWrap/>
            <w:vAlign w:val="center"/>
          </w:tcPr>
          <w:p w14:paraId="3E58F0B3">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184.58</w:t>
            </w:r>
          </w:p>
        </w:tc>
        <w:tc>
          <w:tcPr>
            <w:tcW w:w="944" w:type="dxa"/>
            <w:noWrap/>
            <w:vAlign w:val="center"/>
          </w:tcPr>
          <w:p w14:paraId="7516DF43">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189.92</w:t>
            </w:r>
          </w:p>
        </w:tc>
        <w:tc>
          <w:tcPr>
            <w:tcW w:w="944" w:type="dxa"/>
            <w:noWrap/>
            <w:vAlign w:val="center"/>
          </w:tcPr>
          <w:p w14:paraId="097FFE2F">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200.02</w:t>
            </w:r>
          </w:p>
        </w:tc>
        <w:tc>
          <w:tcPr>
            <w:tcW w:w="878" w:type="dxa"/>
            <w:noWrap/>
            <w:vAlign w:val="center"/>
          </w:tcPr>
          <w:p w14:paraId="0E4719D5">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-0.80</w:t>
            </w:r>
          </w:p>
        </w:tc>
      </w:tr>
      <w:tr w14:paraId="49443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 w:hRule="atLeast"/>
        </w:trPr>
        <w:tc>
          <w:tcPr>
            <w:tcW w:w="3178" w:type="dxa"/>
            <w:noWrap/>
          </w:tcPr>
          <w:p w14:paraId="7643B187">
            <w:pPr>
              <w:widowControl/>
              <w:jc w:val="center"/>
              <w:rPr>
                <w:rFonts w:hint="eastAsia" w:cs="宋体" w:asciiTheme="minorEastAsia" w:hAnsiTheme="minorEastAsia"/>
                <w:b/>
                <w:bCs/>
                <w:color w:val="000000"/>
                <w:kern w:val="0"/>
                <w:sz w:val="18"/>
                <w:szCs w:val="18"/>
              </w:rPr>
            </w:pPr>
            <w:r>
              <w:rPr>
                <w:rFonts w:cs="宋体" w:asciiTheme="minorEastAsia" w:hAnsiTheme="minorEastAsia"/>
                <w:b/>
                <w:bCs/>
                <w:color w:val="000000"/>
                <w:kern w:val="0"/>
                <w:sz w:val="18"/>
                <w:szCs w:val="18"/>
              </w:rPr>
              <w:t>China: Average Wholesale Price: Pork</w:t>
            </w:r>
          </w:p>
        </w:tc>
        <w:tc>
          <w:tcPr>
            <w:tcW w:w="944" w:type="dxa"/>
            <w:noWrap/>
            <w:vAlign w:val="center"/>
          </w:tcPr>
          <w:p w14:paraId="1DFE73F1">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26.28</w:t>
            </w:r>
          </w:p>
        </w:tc>
        <w:tc>
          <w:tcPr>
            <w:tcW w:w="944" w:type="dxa"/>
            <w:noWrap/>
            <w:vAlign w:val="center"/>
          </w:tcPr>
          <w:p w14:paraId="45B2AD9B">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9.29</w:t>
            </w:r>
          </w:p>
        </w:tc>
        <w:tc>
          <w:tcPr>
            <w:tcW w:w="1053" w:type="dxa"/>
            <w:noWrap/>
            <w:vAlign w:val="center"/>
          </w:tcPr>
          <w:p w14:paraId="72BAF0F7">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15.96</w:t>
            </w:r>
          </w:p>
        </w:tc>
        <w:tc>
          <w:tcPr>
            <w:tcW w:w="944" w:type="dxa"/>
            <w:noWrap/>
            <w:vAlign w:val="center"/>
          </w:tcPr>
          <w:p w14:paraId="08BB35E2">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20.15</w:t>
            </w:r>
          </w:p>
        </w:tc>
        <w:tc>
          <w:tcPr>
            <w:tcW w:w="944" w:type="dxa"/>
            <w:noWrap/>
            <w:vAlign w:val="center"/>
          </w:tcPr>
          <w:p w14:paraId="110EE636">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21.82</w:t>
            </w:r>
          </w:p>
        </w:tc>
        <w:tc>
          <w:tcPr>
            <w:tcW w:w="944" w:type="dxa"/>
            <w:noWrap/>
            <w:vAlign w:val="center"/>
          </w:tcPr>
          <w:p w14:paraId="03A2678F">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29.13</w:t>
            </w:r>
          </w:p>
        </w:tc>
        <w:tc>
          <w:tcPr>
            <w:tcW w:w="944" w:type="dxa"/>
            <w:noWrap/>
            <w:vAlign w:val="center"/>
          </w:tcPr>
          <w:p w14:paraId="086B866F">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48.37</w:t>
            </w:r>
          </w:p>
        </w:tc>
        <w:tc>
          <w:tcPr>
            <w:tcW w:w="878" w:type="dxa"/>
            <w:noWrap/>
            <w:vAlign w:val="center"/>
          </w:tcPr>
          <w:p w14:paraId="20110D9E">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1.26</w:t>
            </w:r>
          </w:p>
        </w:tc>
      </w:tr>
      <w:tr w14:paraId="30337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 w:hRule="atLeast"/>
        </w:trPr>
        <w:tc>
          <w:tcPr>
            <w:tcW w:w="3178" w:type="dxa"/>
            <w:noWrap/>
          </w:tcPr>
          <w:p w14:paraId="57FA1182">
            <w:pPr>
              <w:widowControl/>
              <w:jc w:val="center"/>
              <w:rPr>
                <w:rFonts w:hint="eastAsia" w:cs="宋体" w:asciiTheme="minorEastAsia" w:hAnsiTheme="minorEastAsia"/>
                <w:b/>
                <w:bCs/>
                <w:color w:val="000000"/>
                <w:kern w:val="0"/>
                <w:sz w:val="18"/>
                <w:szCs w:val="18"/>
              </w:rPr>
            </w:pPr>
            <w:r>
              <w:rPr>
                <w:rFonts w:cs="宋体" w:asciiTheme="minorEastAsia" w:hAnsiTheme="minorEastAsia"/>
                <w:b/>
                <w:bCs/>
                <w:color w:val="000000"/>
                <w:kern w:val="0"/>
                <w:sz w:val="18"/>
                <w:szCs w:val="18"/>
              </w:rPr>
              <w:t>Nanhua Industrial Goods Index</w:t>
            </w:r>
          </w:p>
        </w:tc>
        <w:tc>
          <w:tcPr>
            <w:tcW w:w="944" w:type="dxa"/>
            <w:noWrap/>
            <w:vAlign w:val="center"/>
          </w:tcPr>
          <w:p w14:paraId="2F7E812B">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2906.10</w:t>
            </w:r>
          </w:p>
        </w:tc>
        <w:tc>
          <w:tcPr>
            <w:tcW w:w="944" w:type="dxa"/>
            <w:noWrap/>
            <w:vAlign w:val="center"/>
          </w:tcPr>
          <w:p w14:paraId="232E1967">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817.95</w:t>
            </w:r>
          </w:p>
        </w:tc>
        <w:tc>
          <w:tcPr>
            <w:tcW w:w="1053" w:type="dxa"/>
            <w:noWrap/>
            <w:vAlign w:val="center"/>
          </w:tcPr>
          <w:p w14:paraId="3A914289">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1774.85</w:t>
            </w:r>
          </w:p>
        </w:tc>
        <w:tc>
          <w:tcPr>
            <w:tcW w:w="944" w:type="dxa"/>
            <w:noWrap/>
            <w:vAlign w:val="center"/>
          </w:tcPr>
          <w:p w14:paraId="71B24B7F">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2164.20</w:t>
            </w:r>
          </w:p>
        </w:tc>
        <w:tc>
          <w:tcPr>
            <w:tcW w:w="944" w:type="dxa"/>
            <w:noWrap/>
            <w:vAlign w:val="center"/>
          </w:tcPr>
          <w:p w14:paraId="60073D26">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2740.42</w:t>
            </w:r>
          </w:p>
        </w:tc>
        <w:tc>
          <w:tcPr>
            <w:tcW w:w="944" w:type="dxa"/>
            <w:noWrap/>
            <w:vAlign w:val="center"/>
          </w:tcPr>
          <w:p w14:paraId="10C1B7F2">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3765.23</w:t>
            </w:r>
          </w:p>
        </w:tc>
        <w:tc>
          <w:tcPr>
            <w:tcW w:w="944" w:type="dxa"/>
            <w:noWrap/>
            <w:vAlign w:val="center"/>
          </w:tcPr>
          <w:p w14:paraId="72BA69EC">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4212.30</w:t>
            </w:r>
          </w:p>
        </w:tc>
        <w:tc>
          <w:tcPr>
            <w:tcW w:w="878" w:type="dxa"/>
            <w:noWrap/>
            <w:vAlign w:val="center"/>
          </w:tcPr>
          <w:p w14:paraId="747E669C">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0.17</w:t>
            </w:r>
          </w:p>
        </w:tc>
      </w:tr>
      <w:tr w14:paraId="28132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 w:hRule="atLeast"/>
        </w:trPr>
        <w:tc>
          <w:tcPr>
            <w:tcW w:w="3178" w:type="dxa"/>
            <w:noWrap/>
          </w:tcPr>
          <w:p w14:paraId="40EF1096">
            <w:pPr>
              <w:widowControl/>
              <w:jc w:val="center"/>
              <w:rPr>
                <w:rFonts w:hint="eastAsia" w:cs="宋体" w:asciiTheme="minorEastAsia" w:hAnsiTheme="minorEastAsia"/>
                <w:b/>
                <w:bCs/>
                <w:color w:val="000000"/>
                <w:kern w:val="0"/>
                <w:sz w:val="18"/>
                <w:szCs w:val="18"/>
              </w:rPr>
            </w:pPr>
            <w:r>
              <w:rPr>
                <w:rFonts w:cs="宋体" w:asciiTheme="minorEastAsia" w:hAnsiTheme="minorEastAsia"/>
                <w:b/>
                <w:bCs/>
                <w:color w:val="000000"/>
                <w:kern w:val="0"/>
                <w:sz w:val="18"/>
                <w:szCs w:val="18"/>
              </w:rPr>
              <w:t>Subway ridership</w:t>
            </w:r>
          </w:p>
        </w:tc>
        <w:tc>
          <w:tcPr>
            <w:tcW w:w="944" w:type="dxa"/>
            <w:noWrap/>
            <w:vAlign w:val="center"/>
          </w:tcPr>
          <w:p w14:paraId="2E5C2768">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3279.46</w:t>
            </w:r>
          </w:p>
        </w:tc>
        <w:tc>
          <w:tcPr>
            <w:tcW w:w="944" w:type="dxa"/>
            <w:noWrap/>
            <w:vAlign w:val="center"/>
          </w:tcPr>
          <w:p w14:paraId="20607D40">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570.70</w:t>
            </w:r>
          </w:p>
        </w:tc>
        <w:tc>
          <w:tcPr>
            <w:tcW w:w="1053" w:type="dxa"/>
            <w:noWrap/>
            <w:vAlign w:val="center"/>
          </w:tcPr>
          <w:p w14:paraId="30B1CA21">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1397.64</w:t>
            </w:r>
          </w:p>
        </w:tc>
        <w:tc>
          <w:tcPr>
            <w:tcW w:w="944" w:type="dxa"/>
            <w:noWrap/>
            <w:vAlign w:val="center"/>
          </w:tcPr>
          <w:p w14:paraId="2FA43193">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3096.43</w:t>
            </w:r>
          </w:p>
        </w:tc>
        <w:tc>
          <w:tcPr>
            <w:tcW w:w="944" w:type="dxa"/>
            <w:noWrap/>
            <w:vAlign w:val="center"/>
          </w:tcPr>
          <w:p w14:paraId="490EA939">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3419.54</w:t>
            </w:r>
          </w:p>
        </w:tc>
        <w:tc>
          <w:tcPr>
            <w:tcW w:w="944" w:type="dxa"/>
            <w:noWrap/>
            <w:vAlign w:val="center"/>
          </w:tcPr>
          <w:p w14:paraId="527EBADC">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3624.71</w:t>
            </w:r>
          </w:p>
        </w:tc>
        <w:tc>
          <w:tcPr>
            <w:tcW w:w="944" w:type="dxa"/>
            <w:noWrap/>
            <w:vAlign w:val="center"/>
          </w:tcPr>
          <w:p w14:paraId="62D36AE1">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4037.43</w:t>
            </w:r>
          </w:p>
        </w:tc>
        <w:tc>
          <w:tcPr>
            <w:tcW w:w="878" w:type="dxa"/>
            <w:noWrap/>
            <w:vAlign w:val="center"/>
          </w:tcPr>
          <w:p w14:paraId="63B81539">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-1.59</w:t>
            </w:r>
          </w:p>
        </w:tc>
      </w:tr>
      <w:tr w14:paraId="3414E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 w:hRule="atLeast"/>
        </w:trPr>
        <w:tc>
          <w:tcPr>
            <w:tcW w:w="3178" w:type="dxa"/>
            <w:noWrap/>
          </w:tcPr>
          <w:p w14:paraId="014949AD">
            <w:pPr>
              <w:widowControl/>
              <w:jc w:val="center"/>
              <w:rPr>
                <w:rFonts w:hint="eastAsia" w:cs="宋体" w:asciiTheme="minorEastAsia" w:hAnsiTheme="minorEastAsia"/>
                <w:b/>
                <w:bCs/>
                <w:color w:val="000000"/>
                <w:kern w:val="0"/>
                <w:sz w:val="18"/>
                <w:szCs w:val="18"/>
              </w:rPr>
            </w:pPr>
            <w:r>
              <w:rPr>
                <w:rFonts w:cs="宋体" w:asciiTheme="minorEastAsia" w:hAnsiTheme="minorEastAsia"/>
                <w:b/>
                <w:bCs/>
                <w:color w:val="000000"/>
                <w:kern w:val="0"/>
                <w:sz w:val="18"/>
                <w:szCs w:val="18"/>
              </w:rPr>
              <w:t>China: Total Social Financing Stock: YoY</w:t>
            </w:r>
          </w:p>
        </w:tc>
        <w:tc>
          <w:tcPr>
            <w:tcW w:w="944" w:type="dxa"/>
            <w:noWrap/>
            <w:vAlign w:val="center"/>
          </w:tcPr>
          <w:p w14:paraId="739C21F3">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11.08</w:t>
            </w:r>
          </w:p>
        </w:tc>
        <w:tc>
          <w:tcPr>
            <w:tcW w:w="944" w:type="dxa"/>
            <w:noWrap/>
            <w:vAlign w:val="center"/>
          </w:tcPr>
          <w:p w14:paraId="47CF58A5">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2.08</w:t>
            </w:r>
          </w:p>
        </w:tc>
        <w:tc>
          <w:tcPr>
            <w:tcW w:w="1053" w:type="dxa"/>
            <w:noWrap/>
            <w:vAlign w:val="center"/>
          </w:tcPr>
          <w:p w14:paraId="78889093">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7.80</w:t>
            </w:r>
          </w:p>
        </w:tc>
        <w:tc>
          <w:tcPr>
            <w:tcW w:w="944" w:type="dxa"/>
            <w:noWrap/>
            <w:vAlign w:val="center"/>
          </w:tcPr>
          <w:p w14:paraId="2A1F410E">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10.00</w:t>
            </w:r>
          </w:p>
        </w:tc>
        <w:tc>
          <w:tcPr>
            <w:tcW w:w="944" w:type="dxa"/>
            <w:noWrap/>
            <w:vAlign w:val="center"/>
          </w:tcPr>
          <w:p w14:paraId="0C0F6E10">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10.69</w:t>
            </w:r>
          </w:p>
        </w:tc>
        <w:tc>
          <w:tcPr>
            <w:tcW w:w="944" w:type="dxa"/>
            <w:noWrap/>
            <w:vAlign w:val="center"/>
          </w:tcPr>
          <w:p w14:paraId="46FE033A">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12.30</w:t>
            </w:r>
          </w:p>
        </w:tc>
        <w:tc>
          <w:tcPr>
            <w:tcW w:w="944" w:type="dxa"/>
            <w:noWrap/>
            <w:vAlign w:val="center"/>
          </w:tcPr>
          <w:p w14:paraId="19CE9061">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15.71</w:t>
            </w:r>
          </w:p>
        </w:tc>
        <w:tc>
          <w:tcPr>
            <w:tcW w:w="878" w:type="dxa"/>
            <w:noWrap/>
            <w:vAlign w:val="center"/>
          </w:tcPr>
          <w:p w14:paraId="24859795">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0.58</w:t>
            </w:r>
          </w:p>
        </w:tc>
      </w:tr>
      <w:tr w14:paraId="322E7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 w:hRule="atLeast"/>
        </w:trPr>
        <w:tc>
          <w:tcPr>
            <w:tcW w:w="3178" w:type="dxa"/>
            <w:noWrap/>
          </w:tcPr>
          <w:p w14:paraId="20FE1DB5">
            <w:pPr>
              <w:widowControl/>
              <w:jc w:val="center"/>
              <w:rPr>
                <w:rFonts w:hint="eastAsia" w:cs="宋体" w:asciiTheme="minorEastAsia" w:hAnsiTheme="minorEastAsia"/>
                <w:b/>
                <w:bCs/>
                <w:color w:val="000000"/>
                <w:kern w:val="0"/>
                <w:sz w:val="18"/>
                <w:szCs w:val="18"/>
              </w:rPr>
            </w:pPr>
            <w:r>
              <w:rPr>
                <w:rFonts w:cs="宋体" w:asciiTheme="minorEastAsia" w:hAnsiTheme="minorEastAsia"/>
                <w:b/>
                <w:bCs/>
                <w:color w:val="000000"/>
                <w:kern w:val="0"/>
                <w:sz w:val="18"/>
                <w:szCs w:val="18"/>
              </w:rPr>
              <w:t>China: Electricity Generation: Month-over-Month</w:t>
            </w:r>
          </w:p>
        </w:tc>
        <w:tc>
          <w:tcPr>
            <w:tcW w:w="944" w:type="dxa"/>
            <w:noWrap/>
            <w:vAlign w:val="center"/>
          </w:tcPr>
          <w:p w14:paraId="4FC66093">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4.17</w:t>
            </w:r>
          </w:p>
        </w:tc>
        <w:tc>
          <w:tcPr>
            <w:tcW w:w="944" w:type="dxa"/>
            <w:noWrap/>
            <w:vAlign w:val="center"/>
          </w:tcPr>
          <w:p w14:paraId="0873CD9C">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3.51</w:t>
            </w:r>
          </w:p>
        </w:tc>
        <w:tc>
          <w:tcPr>
            <w:tcW w:w="1053" w:type="dxa"/>
            <w:noWrap/>
            <w:vAlign w:val="center"/>
          </w:tcPr>
          <w:p w14:paraId="5DA383DB">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-4.60</w:t>
            </w:r>
          </w:p>
        </w:tc>
        <w:tc>
          <w:tcPr>
            <w:tcW w:w="944" w:type="dxa"/>
            <w:noWrap/>
            <w:vAlign w:val="center"/>
          </w:tcPr>
          <w:p w14:paraId="65064C83">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2.10</w:t>
            </w:r>
          </w:p>
        </w:tc>
        <w:tc>
          <w:tcPr>
            <w:tcW w:w="944" w:type="dxa"/>
            <w:noWrap/>
            <w:vAlign w:val="center"/>
          </w:tcPr>
          <w:p w14:paraId="3DB22345">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4.50</w:t>
            </w:r>
          </w:p>
        </w:tc>
        <w:tc>
          <w:tcPr>
            <w:tcW w:w="944" w:type="dxa"/>
            <w:noWrap/>
            <w:vAlign w:val="center"/>
          </w:tcPr>
          <w:p w14:paraId="75FFD432">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6.10</w:t>
            </w:r>
          </w:p>
        </w:tc>
        <w:tc>
          <w:tcPr>
            <w:tcW w:w="944" w:type="dxa"/>
            <w:noWrap/>
            <w:vAlign w:val="center"/>
          </w:tcPr>
          <w:p w14:paraId="727C82F7">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17.40</w:t>
            </w:r>
          </w:p>
        </w:tc>
        <w:tc>
          <w:tcPr>
            <w:tcW w:w="878" w:type="dxa"/>
            <w:noWrap/>
            <w:vAlign w:val="center"/>
          </w:tcPr>
          <w:p w14:paraId="2DB920DD">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0.33</w:t>
            </w:r>
          </w:p>
        </w:tc>
      </w:tr>
      <w:tr w14:paraId="788BA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 w:hRule="atLeast"/>
        </w:trPr>
        <w:tc>
          <w:tcPr>
            <w:tcW w:w="3178" w:type="dxa"/>
            <w:noWrap/>
          </w:tcPr>
          <w:p w14:paraId="3C9B02D2">
            <w:pPr>
              <w:widowControl/>
              <w:jc w:val="center"/>
              <w:rPr>
                <w:rFonts w:hint="eastAsia" w:cs="宋体" w:asciiTheme="minorEastAsia" w:hAnsiTheme="minorEastAsia"/>
                <w:b/>
                <w:bCs/>
                <w:color w:val="000000"/>
                <w:kern w:val="0"/>
                <w:sz w:val="18"/>
                <w:szCs w:val="18"/>
              </w:rPr>
            </w:pPr>
            <w:r>
              <w:rPr>
                <w:rFonts w:cs="宋体" w:asciiTheme="minorEastAsia" w:hAnsiTheme="minorEastAsia"/>
                <w:b/>
                <w:bCs/>
                <w:color w:val="000000"/>
                <w:kern w:val="0"/>
                <w:sz w:val="18"/>
                <w:szCs w:val="18"/>
              </w:rPr>
              <w:t>China: Export Value: Month-over-Month</w:t>
            </w:r>
          </w:p>
        </w:tc>
        <w:tc>
          <w:tcPr>
            <w:tcW w:w="944" w:type="dxa"/>
            <w:noWrap/>
            <w:vAlign w:val="center"/>
          </w:tcPr>
          <w:p w14:paraId="21C8047D">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7.36</w:t>
            </w:r>
          </w:p>
        </w:tc>
        <w:tc>
          <w:tcPr>
            <w:tcW w:w="944" w:type="dxa"/>
            <w:noWrap/>
            <w:vAlign w:val="center"/>
          </w:tcPr>
          <w:p w14:paraId="1160ECDB">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10.50</w:t>
            </w:r>
          </w:p>
        </w:tc>
        <w:tc>
          <w:tcPr>
            <w:tcW w:w="1053" w:type="dxa"/>
            <w:noWrap/>
            <w:vAlign w:val="center"/>
          </w:tcPr>
          <w:p w14:paraId="4E6B3EF0">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-14.26</w:t>
            </w:r>
          </w:p>
        </w:tc>
        <w:tc>
          <w:tcPr>
            <w:tcW w:w="944" w:type="dxa"/>
            <w:noWrap/>
            <w:vAlign w:val="center"/>
          </w:tcPr>
          <w:p w14:paraId="035A4B91">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0.18</w:t>
            </w:r>
          </w:p>
        </w:tc>
        <w:tc>
          <w:tcPr>
            <w:tcW w:w="944" w:type="dxa"/>
            <w:noWrap/>
            <w:vAlign w:val="center"/>
          </w:tcPr>
          <w:p w14:paraId="3A11AD01">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7.42</w:t>
            </w:r>
          </w:p>
        </w:tc>
        <w:tc>
          <w:tcPr>
            <w:tcW w:w="944" w:type="dxa"/>
            <w:noWrap/>
            <w:vAlign w:val="center"/>
          </w:tcPr>
          <w:p w14:paraId="5326C319">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12.65</w:t>
            </w:r>
          </w:p>
        </w:tc>
        <w:tc>
          <w:tcPr>
            <w:tcW w:w="944" w:type="dxa"/>
            <w:noWrap/>
            <w:vAlign w:val="center"/>
          </w:tcPr>
          <w:p w14:paraId="111777B7">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31.89</w:t>
            </w:r>
          </w:p>
        </w:tc>
        <w:tc>
          <w:tcPr>
            <w:tcW w:w="878" w:type="dxa"/>
            <w:noWrap/>
            <w:vAlign w:val="center"/>
          </w:tcPr>
          <w:p w14:paraId="4C5874F5">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0.26</w:t>
            </w:r>
          </w:p>
        </w:tc>
      </w:tr>
      <w:tr w14:paraId="4DFED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 w:hRule="atLeast"/>
        </w:trPr>
        <w:tc>
          <w:tcPr>
            <w:tcW w:w="3178" w:type="dxa"/>
            <w:noWrap/>
          </w:tcPr>
          <w:p w14:paraId="2197604D">
            <w:pPr>
              <w:widowControl/>
              <w:jc w:val="center"/>
              <w:rPr>
                <w:rFonts w:hint="eastAsia" w:cs="宋体" w:asciiTheme="minorEastAsia" w:hAnsiTheme="minorEastAsia"/>
                <w:b/>
                <w:bCs/>
                <w:color w:val="000000"/>
                <w:kern w:val="0"/>
                <w:sz w:val="18"/>
                <w:szCs w:val="18"/>
              </w:rPr>
            </w:pPr>
            <w:r>
              <w:rPr>
                <w:rFonts w:cs="宋体" w:asciiTheme="minorEastAsia" w:hAnsiTheme="minorEastAsia"/>
                <w:b/>
                <w:bCs/>
                <w:color w:val="000000"/>
                <w:kern w:val="0"/>
                <w:sz w:val="18"/>
                <w:szCs w:val="18"/>
              </w:rPr>
              <w:t>China: Import Value: Month-over-Month</w:t>
            </w:r>
          </w:p>
        </w:tc>
        <w:tc>
          <w:tcPr>
            <w:tcW w:w="944" w:type="dxa"/>
            <w:noWrap/>
            <w:vAlign w:val="center"/>
          </w:tcPr>
          <w:p w14:paraId="475620BF">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6.65</w:t>
            </w:r>
          </w:p>
        </w:tc>
        <w:tc>
          <w:tcPr>
            <w:tcW w:w="944" w:type="dxa"/>
            <w:noWrap/>
            <w:vAlign w:val="center"/>
          </w:tcPr>
          <w:p w14:paraId="4E3310C2">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14.08</w:t>
            </w:r>
          </w:p>
        </w:tc>
        <w:tc>
          <w:tcPr>
            <w:tcW w:w="1053" w:type="dxa"/>
            <w:noWrap/>
            <w:vAlign w:val="center"/>
          </w:tcPr>
          <w:p w14:paraId="1816C65C">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-16.18</w:t>
            </w:r>
          </w:p>
        </w:tc>
        <w:tc>
          <w:tcPr>
            <w:tcW w:w="944" w:type="dxa"/>
            <w:noWrap/>
            <w:vAlign w:val="center"/>
          </w:tcPr>
          <w:p w14:paraId="3CC46FC5">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-2.55</w:t>
            </w:r>
          </w:p>
        </w:tc>
        <w:tc>
          <w:tcPr>
            <w:tcW w:w="944" w:type="dxa"/>
            <w:noWrap/>
            <w:vAlign w:val="center"/>
          </w:tcPr>
          <w:p w14:paraId="5700A2D2">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2.11</w:t>
            </w:r>
          </w:p>
        </w:tc>
        <w:tc>
          <w:tcPr>
            <w:tcW w:w="944" w:type="dxa"/>
            <w:noWrap/>
            <w:vAlign w:val="center"/>
          </w:tcPr>
          <w:p w14:paraId="4E732C5A">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16.67</w:t>
            </w:r>
          </w:p>
        </w:tc>
        <w:tc>
          <w:tcPr>
            <w:tcW w:w="944" w:type="dxa"/>
            <w:noWrap/>
            <w:vAlign w:val="center"/>
          </w:tcPr>
          <w:p w14:paraId="33795F46">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52.19</w:t>
            </w:r>
          </w:p>
        </w:tc>
        <w:tc>
          <w:tcPr>
            <w:tcW w:w="878" w:type="dxa"/>
            <w:noWrap/>
            <w:vAlign w:val="center"/>
          </w:tcPr>
          <w:p w14:paraId="5248CD75">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0.99</w:t>
            </w:r>
          </w:p>
        </w:tc>
      </w:tr>
      <w:tr w14:paraId="788B1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 w:hRule="atLeast"/>
        </w:trPr>
        <w:tc>
          <w:tcPr>
            <w:tcW w:w="3178" w:type="dxa"/>
            <w:noWrap/>
          </w:tcPr>
          <w:p w14:paraId="439F22BF">
            <w:pPr>
              <w:widowControl/>
              <w:jc w:val="center"/>
              <w:rPr>
                <w:rFonts w:hint="eastAsia" w:cs="宋体" w:asciiTheme="minorEastAsia" w:hAnsiTheme="minorEastAsia"/>
                <w:b/>
                <w:bCs/>
                <w:color w:val="000000"/>
                <w:kern w:val="0"/>
                <w:sz w:val="18"/>
                <w:szCs w:val="18"/>
              </w:rPr>
            </w:pPr>
            <w:r>
              <w:rPr>
                <w:rFonts w:cs="宋体" w:asciiTheme="minorEastAsia" w:hAnsiTheme="minorEastAsia"/>
                <w:b/>
                <w:bCs/>
                <w:color w:val="000000"/>
                <w:kern w:val="0"/>
                <w:sz w:val="18"/>
                <w:szCs w:val="18"/>
              </w:rPr>
              <w:t>China: PPI: Intermediate Goods: Month-over-Month</w:t>
            </w:r>
          </w:p>
        </w:tc>
        <w:tc>
          <w:tcPr>
            <w:tcW w:w="944" w:type="dxa"/>
            <w:noWrap/>
            <w:vAlign w:val="center"/>
          </w:tcPr>
          <w:p w14:paraId="4B04D446">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2.23</w:t>
            </w:r>
          </w:p>
        </w:tc>
        <w:tc>
          <w:tcPr>
            <w:tcW w:w="944" w:type="dxa"/>
            <w:noWrap/>
            <w:vAlign w:val="center"/>
          </w:tcPr>
          <w:p w14:paraId="135067EF">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6.09</w:t>
            </w:r>
          </w:p>
        </w:tc>
        <w:tc>
          <w:tcPr>
            <w:tcW w:w="1053" w:type="dxa"/>
            <w:noWrap/>
            <w:vAlign w:val="center"/>
          </w:tcPr>
          <w:p w14:paraId="0EB001E3">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-6.80</w:t>
            </w:r>
          </w:p>
        </w:tc>
        <w:tc>
          <w:tcPr>
            <w:tcW w:w="944" w:type="dxa"/>
            <w:noWrap/>
            <w:vAlign w:val="center"/>
          </w:tcPr>
          <w:p w14:paraId="11450E93">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-2.80</w:t>
            </w:r>
          </w:p>
        </w:tc>
        <w:tc>
          <w:tcPr>
            <w:tcW w:w="944" w:type="dxa"/>
            <w:noWrap/>
            <w:vAlign w:val="center"/>
          </w:tcPr>
          <w:p w14:paraId="214CDE38">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-0.30</w:t>
            </w:r>
          </w:p>
        </w:tc>
        <w:tc>
          <w:tcPr>
            <w:tcW w:w="944" w:type="dxa"/>
            <w:noWrap/>
            <w:vAlign w:val="center"/>
          </w:tcPr>
          <w:p w14:paraId="1CF5C265">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7.30</w:t>
            </w:r>
          </w:p>
        </w:tc>
        <w:tc>
          <w:tcPr>
            <w:tcW w:w="944" w:type="dxa"/>
            <w:noWrap/>
            <w:vAlign w:val="center"/>
          </w:tcPr>
          <w:p w14:paraId="1B2F4B13">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17.90</w:t>
            </w:r>
          </w:p>
        </w:tc>
        <w:tc>
          <w:tcPr>
            <w:tcW w:w="878" w:type="dxa"/>
            <w:noWrap/>
            <w:vAlign w:val="center"/>
          </w:tcPr>
          <w:p w14:paraId="005FDC17">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0.66</w:t>
            </w:r>
          </w:p>
        </w:tc>
      </w:tr>
      <w:tr w14:paraId="2F3B8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 w:hRule="atLeast"/>
        </w:trPr>
        <w:tc>
          <w:tcPr>
            <w:tcW w:w="3178" w:type="dxa"/>
            <w:noWrap/>
          </w:tcPr>
          <w:p w14:paraId="0BE716A8">
            <w:pPr>
              <w:widowControl/>
              <w:jc w:val="center"/>
              <w:rPr>
                <w:rFonts w:hint="eastAsia" w:cs="宋体" w:asciiTheme="minorEastAsia" w:hAnsiTheme="minorEastAsia"/>
                <w:b/>
                <w:bCs/>
                <w:color w:val="000000"/>
                <w:kern w:val="0"/>
                <w:sz w:val="18"/>
                <w:szCs w:val="18"/>
              </w:rPr>
            </w:pPr>
            <w:r>
              <w:rPr>
                <w:rFonts w:cs="宋体" w:asciiTheme="minorEastAsia" w:hAnsiTheme="minorEastAsia"/>
                <w:b/>
                <w:bCs/>
                <w:color w:val="000000"/>
                <w:kern w:val="0"/>
                <w:sz w:val="18"/>
                <w:szCs w:val="18"/>
              </w:rPr>
              <w:t>China: PPI: Consumer Goods: Month-over-Month</w:t>
            </w:r>
          </w:p>
        </w:tc>
        <w:tc>
          <w:tcPr>
            <w:tcW w:w="944" w:type="dxa"/>
            <w:noWrap/>
            <w:vAlign w:val="center"/>
          </w:tcPr>
          <w:p w14:paraId="3B5CE819">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0.35</w:t>
            </w:r>
          </w:p>
        </w:tc>
        <w:tc>
          <w:tcPr>
            <w:tcW w:w="944" w:type="dxa"/>
            <w:noWrap/>
            <w:vAlign w:val="center"/>
          </w:tcPr>
          <w:p w14:paraId="7640E257">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0.90</w:t>
            </w:r>
          </w:p>
        </w:tc>
        <w:tc>
          <w:tcPr>
            <w:tcW w:w="1053" w:type="dxa"/>
            <w:noWrap/>
            <w:vAlign w:val="center"/>
          </w:tcPr>
          <w:p w14:paraId="32382CF3">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-1.60</w:t>
            </w:r>
          </w:p>
        </w:tc>
        <w:tc>
          <w:tcPr>
            <w:tcW w:w="944" w:type="dxa"/>
            <w:noWrap/>
            <w:vAlign w:val="center"/>
          </w:tcPr>
          <w:p w14:paraId="30213E2B">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-0.20</w:t>
            </w:r>
          </w:p>
        </w:tc>
        <w:tc>
          <w:tcPr>
            <w:tcW w:w="944" w:type="dxa"/>
            <w:noWrap/>
            <w:vAlign w:val="center"/>
          </w:tcPr>
          <w:p w14:paraId="065AD3F0">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0.60</w:t>
            </w:r>
          </w:p>
        </w:tc>
        <w:tc>
          <w:tcPr>
            <w:tcW w:w="944" w:type="dxa"/>
            <w:noWrap/>
            <w:vAlign w:val="center"/>
          </w:tcPr>
          <w:p w14:paraId="65814945">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0.90</w:t>
            </w:r>
          </w:p>
        </w:tc>
        <w:tc>
          <w:tcPr>
            <w:tcW w:w="944" w:type="dxa"/>
            <w:noWrap/>
            <w:vAlign w:val="center"/>
          </w:tcPr>
          <w:p w14:paraId="2BE4C6EA">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2.20</w:t>
            </w:r>
          </w:p>
        </w:tc>
        <w:tc>
          <w:tcPr>
            <w:tcW w:w="878" w:type="dxa"/>
            <w:noWrap/>
            <w:vAlign w:val="center"/>
          </w:tcPr>
          <w:p w14:paraId="02AFD99A">
            <w:pPr>
              <w:widowControl/>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-0.43</w:t>
            </w:r>
          </w:p>
        </w:tc>
      </w:tr>
    </w:tbl>
    <w:p w14:paraId="5EC416D1">
      <w:pPr>
        <w:rPr>
          <w:rFonts w:hint="eastAsia"/>
          <w:i/>
          <w:iCs/>
        </w:rPr>
      </w:pPr>
    </w:p>
    <w:p w14:paraId="61914ABD">
      <w:r>
        <w:rPr>
          <w:b/>
          <w:bCs/>
        </w:rPr>
        <w:t>2.3.2 Correlation Analysis</w:t>
      </w:r>
    </w:p>
    <w:p w14:paraId="1DED0DAD">
      <w:r>
        <w:t>We calculated the Pearson correlation coefficients between all features and the CPI and plotted a heatmap (Figure 2.1). The main conclusions are as follows:</w:t>
      </w:r>
    </w:p>
    <w:p w14:paraId="2A327799">
      <w:pPr>
        <w:pStyle w:val="82"/>
        <w:numPr>
          <w:ilvl w:val="0"/>
          <w:numId w:val="2"/>
        </w:numPr>
      </w:pPr>
      <w:r>
        <w:rPr>
          <w:b/>
          <w:bCs/>
        </w:rPr>
        <w:t>Variables with the strongest positive correlation to CPI</w:t>
      </w:r>
      <w:r>
        <w:t>: The correlation coefficient between the </w:t>
      </w:r>
      <w:r>
        <w:rPr>
          <w:b/>
          <w:bCs/>
        </w:rPr>
        <w:t>month-over-month change</w:t>
      </w:r>
      <w:r>
        <w:t> in </w:t>
      </w:r>
      <w:r>
        <w:rPr>
          <w:b/>
          <w:bCs/>
        </w:rPr>
        <w:t>the PPI for consumer goods</w:t>
      </w:r>
      <w:r>
        <w:t> and CPI is 0.78, indicating a strong positive correlation, consistent with the economic mechanism whereby upstream production prices are passed on to downstream consumer prices. Additionally, </w:t>
      </w:r>
      <w:r>
        <w:rPr>
          <w:b/>
          <w:bCs/>
        </w:rPr>
        <w:t>the cement price index</w:t>
      </w:r>
      <w:r>
        <w:t> (0.46) and </w:t>
      </w:r>
      <w:r>
        <w:rPr>
          <w:b/>
          <w:bCs/>
        </w:rPr>
        <w:t>the transaction area of commercial housing in 30 major and medium-sized cities</w:t>
      </w:r>
      <w:r>
        <w:t> (0.41) also exhibit a moderate positive correlation with CPI.</w:t>
      </w:r>
    </w:p>
    <w:p w14:paraId="6D22E293">
      <w:pPr>
        <w:pStyle w:val="82"/>
        <w:numPr>
          <w:ilvl w:val="0"/>
          <w:numId w:val="2"/>
        </w:numPr>
      </w:pPr>
      <w:r>
        <w:rPr>
          <w:b/>
          <w:bCs/>
        </w:rPr>
        <w:t>Variables with strong negative correlations with CPI</w:t>
      </w:r>
      <w:r>
        <w:t>: </w:t>
      </w:r>
      <w:r>
        <w:rPr>
          <w:b/>
          <w:bCs/>
        </w:rPr>
        <w:t>the Nanhua Industrial Goods Index</w:t>
      </w:r>
      <w:r>
        <w:t> (-0.55) and </w:t>
      </w:r>
      <w:r>
        <w:rPr>
          <w:b/>
          <w:bCs/>
        </w:rPr>
        <w:t>subway passenger volume</w:t>
      </w:r>
      <w:r>
        <w:t> (-0.37). The negative correlation between the Industrial Goods Index and CPI may be related to the phased divergence in the trends of industrial goods prices and consumer goods prices during the sample period; the negative correlation with subway passenger volume may reflect the synchrony between reduced travel during the pandemic and deflationary pressures.</w:t>
      </w:r>
    </w:p>
    <w:p w14:paraId="23740035">
      <w:pPr>
        <w:pStyle w:val="82"/>
        <w:numPr>
          <w:ilvl w:val="0"/>
          <w:numId w:val="3"/>
        </w:numPr>
        <w:rPr>
          <w:rFonts w:hint="eastAsia"/>
        </w:rPr>
      </w:pPr>
      <w:r>
        <w:rPr>
          <w:b/>
          <w:bCs/>
        </w:rPr>
        <w:t>Among high-frequency variables</w:t>
      </w:r>
      <w:r>
        <w:t>: the cement price index and the second-hand housing listing price index (0.72) exhibit a strong correlation, indicating multicollinearity among high-frequency data — which is why PCA was subsequently employed for dimensionality reduction.</w:t>
      </w:r>
    </w:p>
    <w:p w14:paraId="033A0A93">
      <w:pPr>
        <w:rPr>
          <w:rFonts w:hint="eastAsia" w:eastAsia="宋体"/>
          <w:highlight w:val="none"/>
          <w:lang w:eastAsia="zh-CN"/>
        </w:rPr>
      </w:pPr>
      <w:r>
        <w:rPr>
          <w:rFonts w:hint="eastAsia" w:eastAsia="宋体"/>
          <w:highlight w:val="none"/>
          <w:lang w:eastAsia="zh-CN"/>
        </w:rPr>
        <w:drawing>
          <wp:inline distT="0" distB="0" distL="114300" distR="114300">
            <wp:extent cx="5266690" cy="4601845"/>
            <wp:effectExtent l="0" t="0" r="3810" b="8255"/>
            <wp:docPr id="4" name="图片 4" descr="f18ed1fecaf2002925f90ffa4fd53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18ed1fecaf2002925f90ffa4fd53859"/>
                    <pic:cNvPicPr>
                      <a:picLocks noChangeAspect="1"/>
                    </pic:cNvPicPr>
                  </pic:nvPicPr>
                  <pic:blipFill>
                    <a:blip r:embed="rId7"/>
                    <a:stretch>
                      <a:fillRect/>
                    </a:stretch>
                  </pic:blipFill>
                  <pic:spPr>
                    <a:xfrm>
                      <a:off x="0" y="0"/>
                      <a:ext cx="5266690" cy="4601845"/>
                    </a:xfrm>
                    <a:prstGeom prst="rect">
                      <a:avLst/>
                    </a:prstGeom>
                  </pic:spPr>
                </pic:pic>
              </a:graphicData>
            </a:graphic>
          </wp:inline>
        </w:drawing>
      </w:r>
    </w:p>
    <w:p w14:paraId="48A6A806">
      <w:pPr>
        <w:rPr>
          <w:i/>
          <w:iCs/>
        </w:rPr>
      </w:pPr>
    </w:p>
    <w:p w14:paraId="0D476E05">
      <w:r>
        <w:rPr>
          <w:b/>
          <w:bCs/>
        </w:rPr>
        <w:t>2.3.3 Time Series Trend Analysis</w:t>
      </w:r>
    </w:p>
    <w:p w14:paraId="08546CAB">
      <w:r>
        <w:t>We selected </w:t>
      </w:r>
      <w:r>
        <w:rPr>
          <w:b/>
          <w:bCs/>
        </w:rPr>
        <w:t>the average wholesale price of pork</w:t>
      </w:r>
      <w:r>
        <w:t> and </w:t>
      </w:r>
      <w:r>
        <w:rPr>
          <w:b/>
          <w:bCs/>
        </w:rPr>
        <w:t>subway passenger volume</w:t>
      </w:r>
      <w:r>
        <w:t> as representative high-frequency variables and plotted their time-series trend charts (Figure 2.2).</w:t>
      </w:r>
    </w:p>
    <w:p w14:paraId="29D98E1A">
      <w:pPr>
        <w:pStyle w:val="82"/>
        <w:numPr>
          <w:ilvl w:val="0"/>
          <w:numId w:val="3"/>
        </w:numPr>
      </w:pPr>
      <w:r>
        <w:rPr>
          <w:b/>
          <w:bCs/>
        </w:rPr>
        <w:t>Pork Prices</w:t>
      </w:r>
      <w:r>
        <w:t>: Prices rose sharply from the second half of 2019 to early 2020, corresponding to the upward phase of the typical "pig cycle," and closely aligned with the upward trend in the food component of the CPI during the same period.</w:t>
      </w:r>
    </w:p>
    <w:p w14:paraId="1A2D34D8">
      <w:pPr>
        <w:pStyle w:val="82"/>
        <w:numPr>
          <w:ilvl w:val="0"/>
          <w:numId w:val="3"/>
        </w:numPr>
      </w:pPr>
      <w:r>
        <w:rPr>
          <w:b/>
          <w:bCs/>
        </w:rPr>
        <w:t>Subway Ridership</w:t>
      </w:r>
      <w:r>
        <w:t>: A cliff-like drop occurred in early 2020, followed by a gradual recovery, effectively capturing the impact of the pandemic on economic activity.</w:t>
      </w:r>
    </w:p>
    <w:p w14:paraId="29F1373E">
      <w:pPr>
        <w:rPr>
          <w:rFonts w:hint="eastAsia"/>
        </w:rPr>
      </w:pPr>
      <w:r>
        <w:t>The above results indicate that the selected high-frequency variables can sensitively reflect short-term fluctuations in macroeconomic activity and are valuable for inclusion in mixed-frequency forecasting models.</w:t>
      </w:r>
    </w:p>
    <w:p w14:paraId="34C34294">
      <w:pPr>
        <w:rPr>
          <w:rFonts w:hint="eastAsia" w:eastAsia="宋体"/>
          <w:i/>
          <w:iCs/>
          <w:highlight w:val="yellow"/>
          <w:lang w:eastAsia="zh-CN"/>
        </w:rPr>
      </w:pPr>
      <w:r>
        <w:rPr>
          <w:rFonts w:hint="eastAsia" w:eastAsia="宋体"/>
          <w:i/>
          <w:iCs/>
          <w:highlight w:val="yellow"/>
          <w:lang w:eastAsia="zh-CN"/>
        </w:rPr>
        <w:drawing>
          <wp:inline distT="0" distB="0" distL="114300" distR="114300">
            <wp:extent cx="5269865" cy="2614930"/>
            <wp:effectExtent l="0" t="0" r="635" b="1270"/>
            <wp:docPr id="1" name="图片 1" descr="3b18b5391642bc0b060a5571a6655d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3b18b5391642bc0b060a5571a6655dbf"/>
                    <pic:cNvPicPr>
                      <a:picLocks noChangeAspect="1"/>
                    </pic:cNvPicPr>
                  </pic:nvPicPr>
                  <pic:blipFill>
                    <a:blip r:embed="rId8"/>
                    <a:stretch>
                      <a:fillRect/>
                    </a:stretch>
                  </pic:blipFill>
                  <pic:spPr>
                    <a:xfrm>
                      <a:off x="0" y="0"/>
                      <a:ext cx="5269865" cy="2614930"/>
                    </a:xfrm>
                    <a:prstGeom prst="rect">
                      <a:avLst/>
                    </a:prstGeom>
                  </pic:spPr>
                </pic:pic>
              </a:graphicData>
            </a:graphic>
          </wp:inline>
        </w:drawing>
      </w:r>
    </w:p>
    <w:p w14:paraId="3BF02EC3">
      <w:pPr>
        <w:rPr>
          <w:rFonts w:hint="eastAsia"/>
          <w:i/>
          <w:iCs/>
          <w:highlight w:val="yellow"/>
        </w:rPr>
      </w:pPr>
    </w:p>
    <w:p w14:paraId="502EDCE7"/>
    <w:p w14:paraId="541524CC">
      <w:r>
        <w:rPr>
          <w:b/>
          <w:bCs/>
        </w:rPr>
        <w:t>2.4 Temporal Scaling</w:t>
      </w:r>
    </w:p>
    <w:p w14:paraId="4A317CE0">
      <w:r>
        <w:t>In time series forecasting tasks, using global standardization (based on the mean and variance of the entire sample) can </w:t>
      </w:r>
      <w:r>
        <w:rPr>
          <w:b/>
          <w:bCs/>
        </w:rPr>
        <w:t>lead to forward-looking bias</w:t>
      </w:r>
      <w:r>
        <w:t> — the model "sees" the distribution of future data during training, resulting in overly optimistic back tes</w:t>
      </w:r>
      <w:r>
        <w:rPr>
          <w:rFonts w:hint="eastAsia"/>
        </w:rPr>
        <w:t>t</w:t>
      </w:r>
      <w:r>
        <w:t xml:space="preserve"> results.</w:t>
      </w:r>
    </w:p>
    <w:p w14:paraId="67908440">
      <w:r>
        <w:t>To avoid this issue, we implemented </w:t>
      </w:r>
      <w:r>
        <w:rPr>
          <w:b/>
          <w:bCs/>
        </w:rPr>
        <w:t>rolling window standardization (Temporal Scaling)</w:t>
      </w:r>
      <w:r>
        <w:t>, with the following mechanism:</w:t>
      </w:r>
    </w:p>
    <w:p w14:paraId="2E2E7427">
      <w:pPr>
        <w:pStyle w:val="82"/>
        <w:numPr>
          <w:ilvl w:val="0"/>
          <w:numId w:val="4"/>
        </w:numPr>
      </w:pPr>
      <w:r>
        <w:t>For each time point t, we calculate the mean and standard deviation using only the data within the </w:t>
      </w:r>
      <w:r>
        <w:rPr>
          <w:rFonts w:ascii="Times New Roman" w:hAnsi="Times New Roman" w:cs="Times New Roman"/>
          <w:i/>
          <w:iCs/>
        </w:rPr>
        <w:t>t−window+1, t</w:t>
      </w:r>
      <w:r>
        <w:t xml:space="preserve"> window to standardize the current point.</w:t>
      </w:r>
    </w:p>
    <w:p w14:paraId="472ABB08">
      <w:pPr>
        <w:pStyle w:val="82"/>
        <w:numPr>
          <w:ilvl w:val="0"/>
          <w:numId w:val="4"/>
        </w:numPr>
      </w:pPr>
      <w:r>
        <w:t>The window length for </w:t>
      </w:r>
      <w:r>
        <w:rPr>
          <w:b/>
          <w:bCs/>
        </w:rPr>
        <w:t>high-frequency</w:t>
      </w:r>
      <w:r>
        <w:t> ten</w:t>
      </w:r>
      <w:r>
        <w:rPr>
          <w:rFonts w:ascii="Cambria Math" w:hAnsi="Cambria Math" w:cs="Cambria Math"/>
        </w:rPr>
        <w:t>‑</w:t>
      </w:r>
      <w:r>
        <w:t>day</w:t>
      </w:r>
      <w:r>
        <w:rPr>
          <w:rFonts w:ascii="Cambria Math" w:hAnsi="Cambria Math" w:cs="Cambria Math"/>
        </w:rPr>
        <w:t>‑</w:t>
      </w:r>
      <w:r>
        <w:t xml:space="preserve">level data is set to </w:t>
      </w:r>
      <w:r>
        <w:rPr>
          <w:rFonts w:ascii="Times New Roman" w:hAnsi="Times New Roman" w:cs="Times New Roman"/>
          <w:i/>
          <w:iCs/>
        </w:rPr>
        <w:t>3×seq_len</w:t>
      </w:r>
      <w:r>
        <w:t xml:space="preserve"> (i.e., 45 ten</w:t>
      </w:r>
      <w:r>
        <w:rPr>
          <w:rFonts w:ascii="Cambria Math" w:hAnsi="Cambria Math" w:cs="Cambria Math"/>
        </w:rPr>
        <w:t>‑</w:t>
      </w:r>
      <w:r>
        <w:t>day periods, corresponding to 15 months), while the window length for </w:t>
      </w:r>
      <w:r>
        <w:rPr>
          <w:b/>
          <w:bCs/>
        </w:rPr>
        <w:t>low-frequency</w:t>
      </w:r>
      <w:r>
        <w:t xml:space="preserve"> monthly data is set to </w:t>
      </w:r>
      <w:r>
        <w:rPr>
          <w:rFonts w:ascii="Times New Roman" w:hAnsi="Times New Roman" w:cs="Times New Roman"/>
          <w:i/>
          <w:iCs/>
        </w:rPr>
        <w:t>seq_len</w:t>
      </w:r>
      <w:r>
        <w:t>, i.e., 15 months.</w:t>
      </w:r>
    </w:p>
    <w:p w14:paraId="4D560AF5">
      <w:pPr>
        <w:pStyle w:val="82"/>
        <w:numPr>
          <w:ilvl w:val="0"/>
          <w:numId w:val="4"/>
        </w:numPr>
      </w:pPr>
      <w:r>
        <w:t>This standardization process is performed independently prior to model training, and the standardization parameters for each time point depend solely on historical information.</w:t>
      </w:r>
    </w:p>
    <w:p w14:paraId="7A44823D"/>
    <w:p w14:paraId="4B78DC05">
      <w:pPr>
        <w:rPr>
          <w:rFonts w:hint="eastAsia"/>
        </w:rPr>
      </w:pPr>
    </w:p>
    <w:p w14:paraId="78EF25CD">
      <w:r>
        <w:rPr>
          <w:b/>
          <w:bCs/>
        </w:rPr>
        <w:t>3 Methodology and Model Framework</w:t>
      </w:r>
    </w:p>
    <w:p w14:paraId="098A30A6">
      <w:r>
        <w:t>This study employs three models for CPI forecasting: </w:t>
      </w:r>
      <w:r>
        <w:rPr>
          <w:b/>
          <w:bCs/>
        </w:rPr>
        <w:t>PCA+OLS</w:t>
      </w:r>
      <w:r>
        <w:t>, </w:t>
      </w:r>
      <w:r>
        <w:rPr>
          <w:b/>
          <w:bCs/>
        </w:rPr>
        <w:t>the Dual-Encoder feature fusion network</w:t>
      </w:r>
      <w:r>
        <w:t>, and </w:t>
      </w:r>
      <w:r>
        <w:rPr>
          <w:b/>
          <w:bCs/>
        </w:rPr>
        <w:t>Random Forest regression</w:t>
      </w:r>
      <w:r>
        <w:t>. The principles, data processing methods, and specific implementation parameters of each model are described below.</w:t>
      </w:r>
    </w:p>
    <w:p w14:paraId="1578F77F">
      <w:r>
        <w:rPr>
          <w:b/>
          <w:bCs/>
        </w:rPr>
        <w:t>3.1 Unsupervised Dimension Reduction and Linear Regression (PCA + OLS)</w:t>
      </w:r>
    </w:p>
    <w:p w14:paraId="5CBB7689">
      <w:r>
        <w:rPr>
          <w:b/>
          <w:bCs/>
        </w:rPr>
        <w:t>3.1.1 Principles and Rationale for Selection</w:t>
      </w:r>
    </w:p>
    <w:p w14:paraId="1EBF56D7">
      <w:r>
        <w:t>There is significant multicollinearity among the high-frequency proxy variables; using linear regression directly would result in unstable coefficient estimates. Principal component analysis (PCA) can extract common macroeconomic factors, reduce data noise, and satisfy the classical assumptions of linear regression (low correlation among features). This model serves as a linear benchmark to validate the predictive capability of mixed-frequency data within a simple linear framework.</w:t>
      </w:r>
    </w:p>
    <w:p w14:paraId="2D732D41">
      <w:r>
        <w:rPr>
          <w:b/>
          <w:bCs/>
        </w:rPr>
        <w:t>3.1.2 Data Processing</w:t>
      </w:r>
    </w:p>
    <w:p w14:paraId="369BE477">
      <w:pPr>
        <w:pStyle w:val="82"/>
        <w:numPr>
          <w:ilvl w:val="0"/>
          <w:numId w:val="5"/>
        </w:numPr>
      </w:pPr>
      <w:r>
        <w:t>Ten</w:t>
      </w:r>
      <w:r>
        <w:rPr>
          <w:rFonts w:ascii="Cambria Math" w:hAnsi="Cambria Math" w:cs="Cambria Math"/>
        </w:rPr>
        <w:t>‑</w:t>
      </w:r>
      <w:r>
        <w:t>day</w:t>
      </w:r>
      <w:r>
        <w:rPr>
          <w:rFonts w:ascii="Cambria Math" w:hAnsi="Cambria Math" w:cs="Cambria Math"/>
        </w:rPr>
        <w:t>‑</w:t>
      </w:r>
      <w:r>
        <w:t>level high-frequency features are compressed to monthly averages, concatenated with monthly features, and smoothed using a 15-month sliding window to form a 210-dimensional feature vector.</w:t>
      </w:r>
    </w:p>
    <w:p w14:paraId="15987882">
      <w:pPr>
        <w:pStyle w:val="82"/>
        <w:numPr>
          <w:ilvl w:val="0"/>
          <w:numId w:val="5"/>
        </w:numPr>
      </w:pPr>
      <w:r>
        <w:rPr>
          <w:b/>
          <w:bCs/>
        </w:rPr>
        <w:t>Standardization</w:t>
      </w:r>
      <w:r>
        <w:t>: Since PCA is scale-sensitive, each feature is first standardized using StandardScaler (fitted based on the training set, then applied to the validation/test sets).</w:t>
      </w:r>
    </w:p>
    <w:p w14:paraId="1553CD73">
      <w:pPr>
        <w:pStyle w:val="82"/>
        <w:numPr>
          <w:ilvl w:val="0"/>
          <w:numId w:val="5"/>
        </w:numPr>
      </w:pPr>
      <w:r>
        <w:rPr>
          <w:b/>
          <w:bCs/>
        </w:rPr>
        <w:t>PCA Dimension Reduction</w:t>
      </w:r>
      <w:r>
        <w:t>: Principal components explaining ≥95% of the cumulative variance are retained. In practice, the first three principal components already explain over 95% of the variance.</w:t>
      </w:r>
    </w:p>
    <w:p w14:paraId="4AFD6D6C">
      <w:r>
        <w:rPr>
          <w:b/>
          <w:bCs/>
        </w:rPr>
        <w:t>3.1.3 Model Implementation</w:t>
      </w:r>
    </w:p>
    <w:p w14:paraId="775BAE5C">
      <w:r>
        <w:t>The three steps are chained using sklearn's Pipeline:</w:t>
      </w:r>
    </w:p>
    <w:p w14:paraId="133CEF5E">
      <w:pPr>
        <w:rPr>
          <w:rFonts w:ascii="Times New Roman" w:hAnsi="Times New Roman" w:cs="Times New Roman"/>
        </w:rPr>
      </w:pPr>
      <w:r>
        <w:rPr>
          <w:rFonts w:ascii="Times New Roman" w:hAnsi="Times New Roman" w:cs="Times New Roman"/>
        </w:rPr>
        <w:t>Pipeline([</w:t>
      </w:r>
    </w:p>
    <w:p w14:paraId="23B7AB03">
      <w:pPr>
        <w:rPr>
          <w:rFonts w:ascii="Times New Roman" w:hAnsi="Times New Roman" w:cs="Times New Roman"/>
        </w:rPr>
      </w:pPr>
      <w:r>
        <w:rPr>
          <w:rFonts w:ascii="Times New Roman" w:hAnsi="Times New Roman" w:cs="Times New Roman"/>
        </w:rPr>
        <w:t>("scaler", StandardScaler()),</w:t>
      </w:r>
    </w:p>
    <w:p w14:paraId="58285EF7">
      <w:pPr>
        <w:rPr>
          <w:rFonts w:ascii="Times New Roman" w:hAnsi="Times New Roman" w:cs="Times New Roman"/>
        </w:rPr>
      </w:pPr>
      <w:r>
        <w:rPr>
          <w:rFonts w:ascii="Times New Roman" w:hAnsi="Times New Roman" w:cs="Times New Roman"/>
        </w:rPr>
        <w:t>("pca", PCA(n_components=0.95)),</w:t>
      </w:r>
    </w:p>
    <w:p w14:paraId="1FD01182">
      <w:pPr>
        <w:rPr>
          <w:rFonts w:ascii="Times New Roman" w:hAnsi="Times New Roman" w:cs="Times New Roman"/>
        </w:rPr>
      </w:pPr>
      <w:r>
        <w:rPr>
          <w:rFonts w:ascii="Times New Roman" w:hAnsi="Times New Roman" w:cs="Times New Roman"/>
        </w:rPr>
        <w:t>("ols", LinearRegression())</w:t>
      </w:r>
    </w:p>
    <w:p w14:paraId="0C3C71A9">
      <w:pPr>
        <w:rPr>
          <w:rFonts w:ascii="Times New Roman" w:hAnsi="Times New Roman" w:cs="Times New Roman"/>
        </w:rPr>
      </w:pPr>
      <w:r>
        <w:rPr>
          <w:rFonts w:ascii="Times New Roman" w:hAnsi="Times New Roman" w:cs="Times New Roman"/>
        </w:rPr>
        <w:t>])</w:t>
      </w:r>
    </w:p>
    <w:p w14:paraId="05E1142D">
      <w:r>
        <w:rPr>
          <w:b/>
          <w:bCs/>
        </w:rPr>
        <w:t>3.1.4 Model Results</w:t>
      </w:r>
    </w:p>
    <w:p w14:paraId="6DCE7DD5">
      <w:pPr>
        <w:rPr>
          <w:rFonts w:hint="eastAsia"/>
        </w:rPr>
      </w:pPr>
      <w:r>
        <w:t>Using 3-fold cross-validation on the time series, the performance of PCA+OLS across the folds is as follows:</w:t>
      </w:r>
    </w:p>
    <w:tbl>
      <w:tblPr>
        <w:tblStyle w:val="22"/>
        <w:tblW w:w="4176" w:type="dxa"/>
        <w:jc w:val="center"/>
        <w:tblLayout w:type="autofit"/>
        <w:tblCellMar>
          <w:top w:w="0" w:type="dxa"/>
          <w:left w:w="108" w:type="dxa"/>
          <w:bottom w:w="0" w:type="dxa"/>
          <w:right w:w="108" w:type="dxa"/>
        </w:tblCellMar>
      </w:tblPr>
      <w:tblGrid>
        <w:gridCol w:w="1044"/>
        <w:gridCol w:w="1044"/>
        <w:gridCol w:w="1044"/>
        <w:gridCol w:w="1044"/>
      </w:tblGrid>
      <w:tr w14:paraId="2EB71A85">
        <w:tblPrEx>
          <w:tblCellMar>
            <w:top w:w="0" w:type="dxa"/>
            <w:left w:w="108" w:type="dxa"/>
            <w:bottom w:w="0" w:type="dxa"/>
            <w:right w:w="108" w:type="dxa"/>
          </w:tblCellMar>
        </w:tblPrEx>
        <w:trPr>
          <w:trHeight w:val="288" w:hRule="atLeast"/>
          <w:jc w:val="center"/>
        </w:trPr>
        <w:tc>
          <w:tcPr>
            <w:tcW w:w="1044" w:type="dxa"/>
            <w:tcBorders>
              <w:top w:val="nil"/>
              <w:left w:val="nil"/>
              <w:bottom w:val="nil"/>
              <w:right w:val="nil"/>
            </w:tcBorders>
            <w:vAlign w:val="bottom"/>
          </w:tcPr>
          <w:p w14:paraId="34F8757C">
            <w:pPr>
              <w:widowControl/>
              <w:rPr>
                <w:rFonts w:hint="default" w:eastAsia="等线" w:cs="宋体" w:asciiTheme="majorAscii" w:hAnsiTheme="majorAscii"/>
                <w:color w:val="000000"/>
                <w:kern w:val="0"/>
                <w:szCs w:val="21"/>
              </w:rPr>
            </w:pPr>
            <w:r>
              <w:rPr>
                <w:rFonts w:hint="default" w:eastAsia="等线" w:cs="宋体" w:asciiTheme="majorAscii" w:hAnsiTheme="majorAscii"/>
                <w:color w:val="000000"/>
                <w:kern w:val="0"/>
                <w:szCs w:val="21"/>
              </w:rPr>
              <w:t>Fold</w:t>
            </w:r>
          </w:p>
        </w:tc>
        <w:tc>
          <w:tcPr>
            <w:tcW w:w="1044" w:type="dxa"/>
            <w:tcBorders>
              <w:top w:val="nil"/>
              <w:left w:val="nil"/>
              <w:bottom w:val="nil"/>
              <w:right w:val="nil"/>
            </w:tcBorders>
            <w:vAlign w:val="bottom"/>
          </w:tcPr>
          <w:p w14:paraId="3ABFD510">
            <w:pPr>
              <w:widowControl/>
              <w:rPr>
                <w:rFonts w:hint="default" w:eastAsia="等线" w:cs="宋体" w:asciiTheme="majorAscii" w:hAnsiTheme="majorAscii"/>
                <w:color w:val="000000"/>
                <w:kern w:val="0"/>
                <w:szCs w:val="21"/>
              </w:rPr>
            </w:pPr>
            <w:r>
              <w:rPr>
                <w:rFonts w:hint="default" w:eastAsia="等线" w:cs="宋体" w:asciiTheme="majorAscii" w:hAnsiTheme="majorAscii"/>
                <w:color w:val="000000"/>
                <w:kern w:val="0"/>
                <w:szCs w:val="21"/>
              </w:rPr>
              <w:t>MSE</w:t>
            </w:r>
          </w:p>
        </w:tc>
        <w:tc>
          <w:tcPr>
            <w:tcW w:w="1044" w:type="dxa"/>
            <w:tcBorders>
              <w:top w:val="nil"/>
              <w:left w:val="nil"/>
              <w:bottom w:val="nil"/>
              <w:right w:val="nil"/>
            </w:tcBorders>
            <w:vAlign w:val="bottom"/>
          </w:tcPr>
          <w:p w14:paraId="6C5D976F">
            <w:pPr>
              <w:widowControl/>
              <w:rPr>
                <w:rFonts w:hint="default" w:eastAsia="等线" w:cs="宋体" w:asciiTheme="majorAscii" w:hAnsiTheme="majorAscii"/>
                <w:color w:val="000000"/>
                <w:kern w:val="0"/>
                <w:szCs w:val="21"/>
              </w:rPr>
            </w:pPr>
            <w:r>
              <w:rPr>
                <w:rFonts w:hint="default" w:eastAsia="等线" w:cs="宋体" w:asciiTheme="majorAscii" w:hAnsiTheme="majorAscii"/>
                <w:color w:val="000000"/>
                <w:kern w:val="0"/>
                <w:szCs w:val="21"/>
              </w:rPr>
              <w:t>RMSE</w:t>
            </w:r>
          </w:p>
        </w:tc>
        <w:tc>
          <w:tcPr>
            <w:tcW w:w="1044" w:type="dxa"/>
            <w:tcBorders>
              <w:top w:val="nil"/>
              <w:left w:val="nil"/>
              <w:bottom w:val="nil"/>
              <w:right w:val="nil"/>
            </w:tcBorders>
            <w:vAlign w:val="bottom"/>
          </w:tcPr>
          <w:p w14:paraId="5D87683F">
            <w:pPr>
              <w:widowControl/>
              <w:rPr>
                <w:rFonts w:hint="default" w:eastAsia="等线" w:cs="宋体" w:asciiTheme="majorAscii" w:hAnsiTheme="majorAscii"/>
                <w:color w:val="000000"/>
                <w:kern w:val="0"/>
                <w:szCs w:val="21"/>
              </w:rPr>
            </w:pPr>
            <w:r>
              <w:rPr>
                <w:rFonts w:hint="default" w:eastAsia="等线" w:cs="宋体" w:asciiTheme="majorAscii" w:hAnsiTheme="majorAscii"/>
                <w:color w:val="000000"/>
                <w:kern w:val="0"/>
                <w:szCs w:val="21"/>
              </w:rPr>
              <w:t>R²</w:t>
            </w:r>
          </w:p>
        </w:tc>
      </w:tr>
      <w:tr w14:paraId="6C901178">
        <w:tblPrEx>
          <w:tblCellMar>
            <w:top w:w="0" w:type="dxa"/>
            <w:left w:w="108" w:type="dxa"/>
            <w:bottom w:w="0" w:type="dxa"/>
            <w:right w:w="108" w:type="dxa"/>
          </w:tblCellMar>
        </w:tblPrEx>
        <w:trPr>
          <w:trHeight w:val="288" w:hRule="atLeast"/>
          <w:jc w:val="center"/>
        </w:trPr>
        <w:tc>
          <w:tcPr>
            <w:tcW w:w="1044" w:type="dxa"/>
            <w:tcBorders>
              <w:top w:val="nil"/>
              <w:left w:val="nil"/>
              <w:bottom w:val="nil"/>
              <w:right w:val="nil"/>
            </w:tcBorders>
            <w:vAlign w:val="bottom"/>
          </w:tcPr>
          <w:p w14:paraId="41812DCB">
            <w:pPr>
              <w:widowControl/>
              <w:rPr>
                <w:rFonts w:hint="default" w:eastAsia="等线" w:cs="宋体" w:asciiTheme="majorAscii" w:hAnsiTheme="majorAscii"/>
                <w:color w:val="000000"/>
                <w:kern w:val="0"/>
                <w:szCs w:val="21"/>
              </w:rPr>
            </w:pPr>
            <w:r>
              <w:rPr>
                <w:rFonts w:hint="default" w:eastAsia="等线" w:cs="宋体" w:asciiTheme="majorAscii" w:hAnsiTheme="majorAscii"/>
                <w:color w:val="000000"/>
                <w:kern w:val="0"/>
                <w:szCs w:val="21"/>
              </w:rPr>
              <w:t>Fold 0</w:t>
            </w:r>
          </w:p>
        </w:tc>
        <w:tc>
          <w:tcPr>
            <w:tcW w:w="1044" w:type="dxa"/>
            <w:tcBorders>
              <w:top w:val="nil"/>
              <w:left w:val="nil"/>
              <w:bottom w:val="nil"/>
              <w:right w:val="nil"/>
            </w:tcBorders>
            <w:vAlign w:val="bottom"/>
          </w:tcPr>
          <w:p w14:paraId="13C6978B">
            <w:pPr>
              <w:widowControl/>
              <w:rPr>
                <w:rFonts w:hint="default" w:eastAsia="等线" w:cs="宋体" w:asciiTheme="majorAscii" w:hAnsiTheme="majorAscii"/>
                <w:color w:val="000000"/>
                <w:kern w:val="0"/>
                <w:szCs w:val="21"/>
              </w:rPr>
            </w:pPr>
            <w:r>
              <w:rPr>
                <w:rFonts w:hint="default" w:eastAsia="等线" w:cs="宋体" w:asciiTheme="majorAscii" w:hAnsiTheme="majorAscii"/>
                <w:color w:val="000000"/>
                <w:kern w:val="0"/>
                <w:szCs w:val="21"/>
              </w:rPr>
              <w:t>3.11</w:t>
            </w:r>
          </w:p>
        </w:tc>
        <w:tc>
          <w:tcPr>
            <w:tcW w:w="1044" w:type="dxa"/>
            <w:tcBorders>
              <w:top w:val="nil"/>
              <w:left w:val="nil"/>
              <w:bottom w:val="nil"/>
              <w:right w:val="nil"/>
            </w:tcBorders>
            <w:vAlign w:val="bottom"/>
          </w:tcPr>
          <w:p w14:paraId="44B07E52">
            <w:pPr>
              <w:widowControl/>
              <w:rPr>
                <w:rFonts w:hint="default" w:eastAsia="等线" w:cs="宋体" w:asciiTheme="majorAscii" w:hAnsiTheme="majorAscii"/>
                <w:color w:val="000000"/>
                <w:kern w:val="0"/>
                <w:szCs w:val="21"/>
              </w:rPr>
            </w:pPr>
            <w:r>
              <w:rPr>
                <w:rFonts w:hint="default" w:eastAsia="等线" w:cs="宋体" w:asciiTheme="majorAscii" w:hAnsiTheme="majorAscii"/>
                <w:color w:val="000000"/>
                <w:kern w:val="0"/>
                <w:szCs w:val="21"/>
              </w:rPr>
              <w:t>1.763</w:t>
            </w:r>
          </w:p>
        </w:tc>
        <w:tc>
          <w:tcPr>
            <w:tcW w:w="1044" w:type="dxa"/>
            <w:tcBorders>
              <w:top w:val="nil"/>
              <w:left w:val="nil"/>
              <w:bottom w:val="nil"/>
              <w:right w:val="nil"/>
            </w:tcBorders>
            <w:vAlign w:val="bottom"/>
          </w:tcPr>
          <w:p w14:paraId="41EAECED">
            <w:pPr>
              <w:widowControl/>
              <w:rPr>
                <w:rFonts w:hint="default" w:eastAsia="等线" w:cs="宋体" w:asciiTheme="majorAscii" w:hAnsiTheme="majorAscii"/>
                <w:color w:val="000000"/>
                <w:kern w:val="0"/>
                <w:szCs w:val="21"/>
              </w:rPr>
            </w:pPr>
            <w:r>
              <w:rPr>
                <w:rFonts w:hint="default" w:eastAsia="等线" w:cs="宋体" w:asciiTheme="majorAscii" w:hAnsiTheme="majorAscii"/>
                <w:color w:val="000000"/>
                <w:kern w:val="0"/>
                <w:szCs w:val="21"/>
              </w:rPr>
              <w:t>-6.799</w:t>
            </w:r>
          </w:p>
        </w:tc>
      </w:tr>
      <w:tr w14:paraId="3F5F69DC">
        <w:tblPrEx>
          <w:tblCellMar>
            <w:top w:w="0" w:type="dxa"/>
            <w:left w:w="108" w:type="dxa"/>
            <w:bottom w:w="0" w:type="dxa"/>
            <w:right w:w="108" w:type="dxa"/>
          </w:tblCellMar>
        </w:tblPrEx>
        <w:trPr>
          <w:trHeight w:val="288" w:hRule="atLeast"/>
          <w:jc w:val="center"/>
        </w:trPr>
        <w:tc>
          <w:tcPr>
            <w:tcW w:w="1044" w:type="dxa"/>
            <w:tcBorders>
              <w:top w:val="nil"/>
              <w:left w:val="nil"/>
              <w:bottom w:val="nil"/>
              <w:right w:val="nil"/>
            </w:tcBorders>
            <w:vAlign w:val="bottom"/>
          </w:tcPr>
          <w:p w14:paraId="6DFB0C78">
            <w:pPr>
              <w:widowControl/>
              <w:rPr>
                <w:rFonts w:hint="default" w:eastAsia="等线" w:cs="宋体" w:asciiTheme="majorAscii" w:hAnsiTheme="majorAscii"/>
                <w:color w:val="000000"/>
                <w:kern w:val="0"/>
                <w:szCs w:val="21"/>
              </w:rPr>
            </w:pPr>
            <w:r>
              <w:rPr>
                <w:rFonts w:hint="default" w:eastAsia="等线" w:cs="宋体" w:asciiTheme="majorAscii" w:hAnsiTheme="majorAscii"/>
                <w:color w:val="000000"/>
                <w:kern w:val="0"/>
                <w:szCs w:val="21"/>
              </w:rPr>
              <w:t>Fold 1</w:t>
            </w:r>
          </w:p>
        </w:tc>
        <w:tc>
          <w:tcPr>
            <w:tcW w:w="1044" w:type="dxa"/>
            <w:tcBorders>
              <w:top w:val="nil"/>
              <w:left w:val="nil"/>
              <w:bottom w:val="nil"/>
              <w:right w:val="nil"/>
            </w:tcBorders>
            <w:vAlign w:val="bottom"/>
          </w:tcPr>
          <w:p w14:paraId="531A5CBE">
            <w:pPr>
              <w:widowControl/>
              <w:rPr>
                <w:rFonts w:hint="default" w:eastAsia="等线" w:cs="宋体" w:asciiTheme="majorAscii" w:hAnsiTheme="majorAscii"/>
                <w:color w:val="000000"/>
                <w:kern w:val="0"/>
                <w:szCs w:val="21"/>
              </w:rPr>
            </w:pPr>
            <w:r>
              <w:rPr>
                <w:rFonts w:hint="default" w:eastAsia="等线" w:cs="宋体" w:asciiTheme="majorAscii" w:hAnsiTheme="majorAscii"/>
                <w:color w:val="000000"/>
                <w:kern w:val="0"/>
                <w:szCs w:val="21"/>
              </w:rPr>
              <w:t>2.648</w:t>
            </w:r>
          </w:p>
        </w:tc>
        <w:tc>
          <w:tcPr>
            <w:tcW w:w="1044" w:type="dxa"/>
            <w:tcBorders>
              <w:top w:val="nil"/>
              <w:left w:val="nil"/>
              <w:bottom w:val="nil"/>
              <w:right w:val="nil"/>
            </w:tcBorders>
            <w:vAlign w:val="bottom"/>
          </w:tcPr>
          <w:p w14:paraId="3564B652">
            <w:pPr>
              <w:widowControl/>
              <w:rPr>
                <w:rFonts w:hint="default" w:eastAsia="等线" w:cs="宋体" w:asciiTheme="majorAscii" w:hAnsiTheme="majorAscii"/>
                <w:color w:val="000000"/>
                <w:kern w:val="0"/>
                <w:szCs w:val="21"/>
              </w:rPr>
            </w:pPr>
            <w:r>
              <w:rPr>
                <w:rFonts w:hint="default" w:eastAsia="等线" w:cs="宋体" w:asciiTheme="majorAscii" w:hAnsiTheme="majorAscii"/>
                <w:color w:val="000000"/>
                <w:kern w:val="0"/>
                <w:szCs w:val="21"/>
              </w:rPr>
              <w:t>1.627</w:t>
            </w:r>
          </w:p>
        </w:tc>
        <w:tc>
          <w:tcPr>
            <w:tcW w:w="1044" w:type="dxa"/>
            <w:tcBorders>
              <w:top w:val="nil"/>
              <w:left w:val="nil"/>
              <w:bottom w:val="nil"/>
              <w:right w:val="nil"/>
            </w:tcBorders>
            <w:vAlign w:val="bottom"/>
          </w:tcPr>
          <w:p w14:paraId="73B344B3">
            <w:pPr>
              <w:widowControl/>
              <w:rPr>
                <w:rFonts w:hint="default" w:eastAsia="等线" w:cs="宋体" w:asciiTheme="majorAscii" w:hAnsiTheme="majorAscii"/>
                <w:color w:val="000000"/>
                <w:kern w:val="0"/>
                <w:szCs w:val="21"/>
              </w:rPr>
            </w:pPr>
            <w:r>
              <w:rPr>
                <w:rFonts w:hint="default" w:eastAsia="等线" w:cs="宋体" w:asciiTheme="majorAscii" w:hAnsiTheme="majorAscii"/>
                <w:color w:val="000000"/>
                <w:kern w:val="0"/>
                <w:szCs w:val="21"/>
              </w:rPr>
              <w:t>-1.298</w:t>
            </w:r>
          </w:p>
        </w:tc>
      </w:tr>
      <w:tr w14:paraId="3F3FDEAC">
        <w:tblPrEx>
          <w:tblCellMar>
            <w:top w:w="0" w:type="dxa"/>
            <w:left w:w="108" w:type="dxa"/>
            <w:bottom w:w="0" w:type="dxa"/>
            <w:right w:w="108" w:type="dxa"/>
          </w:tblCellMar>
        </w:tblPrEx>
        <w:trPr>
          <w:trHeight w:val="288" w:hRule="atLeast"/>
          <w:jc w:val="center"/>
        </w:trPr>
        <w:tc>
          <w:tcPr>
            <w:tcW w:w="1044" w:type="dxa"/>
            <w:tcBorders>
              <w:top w:val="nil"/>
              <w:left w:val="nil"/>
              <w:bottom w:val="nil"/>
              <w:right w:val="nil"/>
            </w:tcBorders>
            <w:vAlign w:val="bottom"/>
          </w:tcPr>
          <w:p w14:paraId="4A6CE6E0">
            <w:pPr>
              <w:widowControl/>
              <w:rPr>
                <w:rFonts w:hint="default" w:eastAsia="等线" w:cs="宋体" w:asciiTheme="majorAscii" w:hAnsiTheme="majorAscii"/>
                <w:color w:val="000000"/>
                <w:kern w:val="0"/>
                <w:szCs w:val="21"/>
              </w:rPr>
            </w:pPr>
            <w:r>
              <w:rPr>
                <w:rFonts w:hint="default" w:eastAsia="等线" w:cs="宋体" w:asciiTheme="majorAscii" w:hAnsiTheme="majorAscii"/>
                <w:color w:val="000000"/>
                <w:kern w:val="0"/>
                <w:szCs w:val="21"/>
              </w:rPr>
              <w:t>Fold 2</w:t>
            </w:r>
          </w:p>
        </w:tc>
        <w:tc>
          <w:tcPr>
            <w:tcW w:w="1044" w:type="dxa"/>
            <w:tcBorders>
              <w:top w:val="nil"/>
              <w:left w:val="nil"/>
              <w:bottom w:val="nil"/>
              <w:right w:val="nil"/>
            </w:tcBorders>
            <w:vAlign w:val="bottom"/>
          </w:tcPr>
          <w:p w14:paraId="4EE203EE">
            <w:pPr>
              <w:widowControl/>
              <w:rPr>
                <w:rFonts w:hint="default" w:eastAsia="等线" w:cs="宋体" w:asciiTheme="majorAscii" w:hAnsiTheme="majorAscii"/>
                <w:color w:val="000000"/>
                <w:kern w:val="0"/>
                <w:szCs w:val="21"/>
              </w:rPr>
            </w:pPr>
            <w:r>
              <w:rPr>
                <w:rFonts w:hint="default" w:eastAsia="等线" w:cs="宋体" w:asciiTheme="majorAscii" w:hAnsiTheme="majorAscii"/>
                <w:color w:val="000000"/>
                <w:kern w:val="0"/>
                <w:szCs w:val="21"/>
              </w:rPr>
              <w:t>2.022</w:t>
            </w:r>
          </w:p>
        </w:tc>
        <w:tc>
          <w:tcPr>
            <w:tcW w:w="1044" w:type="dxa"/>
            <w:tcBorders>
              <w:top w:val="nil"/>
              <w:left w:val="nil"/>
              <w:bottom w:val="nil"/>
              <w:right w:val="nil"/>
            </w:tcBorders>
            <w:vAlign w:val="bottom"/>
          </w:tcPr>
          <w:p w14:paraId="4FBD9228">
            <w:pPr>
              <w:widowControl/>
              <w:rPr>
                <w:rFonts w:hint="default" w:eastAsia="等线" w:cs="宋体" w:asciiTheme="majorAscii" w:hAnsiTheme="majorAscii"/>
                <w:color w:val="000000"/>
                <w:kern w:val="0"/>
                <w:szCs w:val="21"/>
              </w:rPr>
            </w:pPr>
            <w:r>
              <w:rPr>
                <w:rFonts w:hint="default" w:eastAsia="等线" w:cs="宋体" w:asciiTheme="majorAscii" w:hAnsiTheme="majorAscii"/>
                <w:color w:val="000000"/>
                <w:kern w:val="0"/>
                <w:szCs w:val="21"/>
              </w:rPr>
              <w:t>1.422</w:t>
            </w:r>
          </w:p>
        </w:tc>
        <w:tc>
          <w:tcPr>
            <w:tcW w:w="1044" w:type="dxa"/>
            <w:tcBorders>
              <w:top w:val="nil"/>
              <w:left w:val="nil"/>
              <w:bottom w:val="nil"/>
              <w:right w:val="nil"/>
            </w:tcBorders>
            <w:vAlign w:val="bottom"/>
          </w:tcPr>
          <w:p w14:paraId="369CFA6C">
            <w:pPr>
              <w:widowControl/>
              <w:rPr>
                <w:rFonts w:hint="default" w:eastAsia="等线" w:cs="宋体" w:asciiTheme="majorAscii" w:hAnsiTheme="majorAscii"/>
                <w:color w:val="000000"/>
                <w:kern w:val="0"/>
                <w:szCs w:val="21"/>
              </w:rPr>
            </w:pPr>
            <w:r>
              <w:rPr>
                <w:rFonts w:hint="default" w:eastAsia="等线" w:cs="宋体" w:asciiTheme="majorAscii" w:hAnsiTheme="majorAscii"/>
                <w:color w:val="000000"/>
                <w:kern w:val="0"/>
                <w:szCs w:val="21"/>
              </w:rPr>
              <w:t>-21.838</w:t>
            </w:r>
          </w:p>
        </w:tc>
      </w:tr>
    </w:tbl>
    <w:p w14:paraId="6893946A">
      <w:r>
        <w:rPr>
          <w:b/>
          <w:bCs/>
        </w:rPr>
        <w:t>Average performance</w:t>
      </w:r>
      <w:r>
        <w:t>: MSE = 2.593, RMSE = 1.604, R² = -9.978.</w:t>
      </w:r>
    </w:p>
    <w:p w14:paraId="00B1A272">
      <w:r>
        <w:rPr>
          <w:b/>
          <w:bCs/>
        </w:rPr>
        <w:t>Result Analysis</w:t>
      </w:r>
      <w:r>
        <w:t>: The R² values for PCA+OLS are negative across all folds, and their absolute values are extremely large, indicating that the linear model is completely unable to explain the fluctuations in the CPI. This confirms the highly nonlinear nature of the CPI forecasting problem, which makes simple linear models inadequate. Nevertheless, as a linear baseline, the failure of this model itself demonstrates the necessity of introducing nonlinear models (Random Forest, Dual-Encoder).</w:t>
      </w:r>
    </w:p>
    <w:p w14:paraId="63EE2546"/>
    <w:p w14:paraId="39B18D29">
      <w:r>
        <w:rPr>
          <w:b/>
          <w:bCs/>
        </w:rPr>
        <w:t>3.2 Dual-Encoder Feature Fusion Network</w:t>
      </w:r>
    </w:p>
    <w:p w14:paraId="6B813C01">
      <w:r>
        <w:rPr>
          <w:b/>
          <w:bCs/>
        </w:rPr>
        <w:t>3.2.1 Principle</w:t>
      </w:r>
    </w:p>
    <w:p w14:paraId="57E7DD0F">
      <w:r>
        <w:t>Traditional mixed-frequency data concatenation methods directly merge data from different frequencies, ignoring differences in temporal granularity. The dual-encoder architecture can independently process ten</w:t>
      </w:r>
      <w:r>
        <w:rPr>
          <w:rFonts w:ascii="Cambria Math" w:hAnsi="Cambria Math" w:cs="Cambria Math"/>
        </w:rPr>
        <w:t>‑</w:t>
      </w:r>
      <w:r>
        <w:t>day</w:t>
      </w:r>
      <w:r>
        <w:rPr>
          <w:rFonts w:ascii="Cambria Math" w:hAnsi="Cambria Math" w:cs="Cambria Math"/>
        </w:rPr>
        <w:t>‑</w:t>
      </w:r>
      <w:r>
        <w:t>level high-frequency sequences and monthly low-frequency sequences, extracting features sensitive to local inflection points and macroeconomic fundamentals, respectively, before integrating the information through a fusion layer. Theoretically, this approach is better suited for mixed-frequency time series forecasting.</w:t>
      </w:r>
    </w:p>
    <w:p w14:paraId="75187B76">
      <w:r>
        <w:rPr>
          <w:b/>
          <w:bCs/>
        </w:rPr>
        <w:t>3.2.2 Data Processing Details</w:t>
      </w:r>
    </w:p>
    <w:p w14:paraId="4745571A">
      <w:pPr>
        <w:pStyle w:val="82"/>
        <w:numPr>
          <w:ilvl w:val="0"/>
          <w:numId w:val="6"/>
        </w:numPr>
      </w:pPr>
      <w:r>
        <w:rPr>
          <w:b/>
          <w:bCs/>
        </w:rPr>
        <w:t>Ten</w:t>
      </w:r>
      <w:r>
        <w:rPr>
          <w:rFonts w:ascii="Cambria Math" w:hAnsi="Cambria Math" w:cs="Cambria Math"/>
          <w:b/>
          <w:bCs/>
        </w:rPr>
        <w:t>‑</w:t>
      </w:r>
      <w:r>
        <w:rPr>
          <w:b/>
          <w:bCs/>
        </w:rPr>
        <w:t>day periodal Feature Extraction</w:t>
      </w:r>
      <w:r>
        <w:t>: Daily/weekly data is divided into monthly ten</w:t>
      </w:r>
      <w:r>
        <w:rPr>
          <w:rFonts w:ascii="Cambria Math" w:hAnsi="Cambria Math" w:cs="Cambria Math"/>
        </w:rPr>
        <w:t>‑</w:t>
      </w:r>
      <w:r>
        <w:t>day periods: first ten</w:t>
      </w:r>
      <w:r>
        <w:rPr>
          <w:rFonts w:ascii="Cambria Math" w:hAnsi="Cambria Math" w:cs="Cambria Math"/>
        </w:rPr>
        <w:t>‑</w:t>
      </w:r>
      <w:r>
        <w:t>day period (1–10), middle ten</w:t>
      </w:r>
      <w:r>
        <w:rPr>
          <w:rFonts w:ascii="Cambria Math" w:hAnsi="Cambria Math" w:cs="Cambria Math"/>
        </w:rPr>
        <w:t>‑</w:t>
      </w:r>
      <w:r>
        <w:t>day period (11–20), and last ten</w:t>
      </w:r>
      <w:r>
        <w:rPr>
          <w:rFonts w:ascii="Cambria Math" w:hAnsi="Cambria Math" w:cs="Cambria Math"/>
        </w:rPr>
        <w:t>‑</w:t>
      </w:r>
      <w:r>
        <w:t>day period (21–end of month). The average of valid data within the same ten</w:t>
      </w:r>
      <w:r>
        <w:rPr>
          <w:rFonts w:ascii="Cambria Math" w:hAnsi="Cambria Math" w:cs="Cambria Math"/>
        </w:rPr>
        <w:t>‑</w:t>
      </w:r>
      <w:r>
        <w:t>day period is calculated. If a month contains fewer than three ten</w:t>
      </w:r>
      <w:r>
        <w:rPr>
          <w:rFonts w:ascii="Cambria Math" w:hAnsi="Cambria Math" w:cs="Cambria Math"/>
        </w:rPr>
        <w:t>‑</w:t>
      </w:r>
      <w:r>
        <w:t>day periods, that month is discarded.</w:t>
      </w:r>
    </w:p>
    <w:p w14:paraId="4A2B5663">
      <w:pPr>
        <w:pStyle w:val="82"/>
        <w:numPr>
          <w:ilvl w:val="0"/>
          <w:numId w:val="6"/>
        </w:numPr>
      </w:pPr>
      <w:r>
        <w:rPr>
          <w:b/>
          <w:bCs/>
        </w:rPr>
        <w:t>Missing Value Imputation</w:t>
      </w:r>
      <w:r>
        <w:t>: If weekly net open market operation (OMO) data from the central bank is missing for a given week, it is imputed as 0 (treated as no operation).</w:t>
      </w:r>
    </w:p>
    <w:p w14:paraId="7B9DFAEA">
      <w:pPr>
        <w:pStyle w:val="82"/>
        <w:numPr>
          <w:ilvl w:val="0"/>
          <w:numId w:val="6"/>
        </w:numPr>
      </w:pPr>
      <w:r>
        <w:rPr>
          <w:b/>
          <w:bCs/>
        </w:rPr>
        <w:t>Target Variable Alignment</w:t>
      </w:r>
      <w:r>
        <w:t>: Since China's CPI is often released jointly for January and February, the model </w:t>
      </w:r>
      <w:r>
        <w:rPr>
          <w:b/>
          <w:bCs/>
        </w:rPr>
        <w:t>does not forecast</w:t>
      </w:r>
      <w:r>
        <w:t> for those months. Instead, the average of the high-frequency data from January through March is used as the input feature for March to forecast the March CPI.</w:t>
      </w:r>
    </w:p>
    <w:p w14:paraId="76AFD2DF">
      <w:pPr>
        <w:pStyle w:val="82"/>
        <w:numPr>
          <w:ilvl w:val="0"/>
          <w:numId w:val="6"/>
        </w:numPr>
      </w:pPr>
      <w:r>
        <w:rPr>
          <w:b/>
          <w:bCs/>
        </w:rPr>
        <w:t>Time Series Offset</w:t>
      </w:r>
      <w:r>
        <w:t>: Since the monthly data for the final month is unknown at the time of forecasting, the high-frequency and low-frequency windows are </w:t>
      </w:r>
      <w:r>
        <w:rPr>
          <w:b/>
          <w:bCs/>
        </w:rPr>
        <w:t>offset by one month</w:t>
      </w:r>
      <w:r>
        <w:t> when constructing the sample: that is, the CPI for the 15th month is predicted using the high-frequency data from the previous 15 months and the low-frequency data from the previous 14 months.</w:t>
      </w:r>
    </w:p>
    <w:p w14:paraId="5239BC8E">
      <w:pPr>
        <w:rPr>
          <w:b/>
          <w:bCs/>
        </w:rPr>
      </w:pPr>
      <w:r>
        <w:rPr>
          <w:b/>
          <w:bCs/>
        </w:rPr>
        <w:t>3.2.3 Model Architecture</w:t>
      </w:r>
    </w:p>
    <w:p w14:paraId="347C4C2F">
      <w:r>
        <w:drawing>
          <wp:inline distT="0" distB="0" distL="0" distR="0">
            <wp:extent cx="5274310" cy="1840230"/>
            <wp:effectExtent l="0" t="0" r="0" b="127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9"/>
                    <a:stretch>
                      <a:fillRect/>
                    </a:stretch>
                  </pic:blipFill>
                  <pic:spPr>
                    <a:xfrm>
                      <a:off x="0" y="0"/>
                      <a:ext cx="5274310" cy="1840230"/>
                    </a:xfrm>
                    <a:prstGeom prst="rect">
                      <a:avLst/>
                    </a:prstGeom>
                  </pic:spPr>
                </pic:pic>
              </a:graphicData>
            </a:graphic>
          </wp:inline>
        </w:drawing>
      </w:r>
    </w:p>
    <w:p w14:paraId="7DEDD936">
      <w:pPr>
        <w:pStyle w:val="82"/>
        <w:numPr>
          <w:ilvl w:val="0"/>
          <w:numId w:val="7"/>
        </w:numPr>
      </w:pPr>
      <w:r>
        <w:rPr>
          <w:b/>
          <w:bCs/>
        </w:rPr>
        <w:t>Encoder A (High-Frequency Encoder)</w:t>
      </w:r>
      <w:r>
        <w:t>:</w:t>
      </w:r>
    </w:p>
    <w:p w14:paraId="28B2DB70">
      <w:r>
        <w:t>Input shape:</w:t>
      </w:r>
      <w:r>
        <w:rPr>
          <w:rFonts w:ascii="Times New Roman" w:hAnsi="Times New Roman" w:cs="Times New Roman"/>
        </w:rPr>
        <w:t xml:space="preserve"> [batch_size, seq_len, 3, daily_feat]</w:t>
      </w:r>
      <w:r>
        <w:t xml:space="preserve">, where </w:t>
      </w:r>
      <w:r>
        <w:rPr>
          <w:rFonts w:ascii="Times New Roman" w:hAnsi="Times New Roman" w:cs="Times New Roman"/>
        </w:rPr>
        <w:t>daily_feat</w:t>
      </w:r>
      <w:r>
        <w:t xml:space="preserve"> = 7.</w:t>
      </w:r>
    </w:p>
    <w:p w14:paraId="70992409">
      <w:r>
        <w:t>Treat the 3 ten</w:t>
      </w:r>
      <w:r>
        <w:rPr>
          <w:rFonts w:ascii="Cambria Math" w:hAnsi="Cambria Math" w:cs="Cambria Math"/>
        </w:rPr>
        <w:t>‑</w:t>
      </w:r>
      <w:r>
        <w:t>day periodal data points for each month as a sequence of length 3, and encode them into a hidden vector (Hidden Size = 16) using an LSTM.</w:t>
      </w:r>
    </w:p>
    <w:p w14:paraId="3E0870FE">
      <w:r>
        <w:t xml:space="preserve">Output shape: </w:t>
      </w:r>
      <w:r>
        <w:rPr>
          <w:rFonts w:ascii="Times New Roman" w:hAnsi="Times New Roman" w:cs="Times New Roman"/>
        </w:rPr>
        <w:t>[batch_size, seq_len, hidden_size]</w:t>
      </w:r>
      <w:r>
        <w:t>.</w:t>
      </w:r>
    </w:p>
    <w:p w14:paraId="64E3A6B3">
      <w:pPr>
        <w:pStyle w:val="82"/>
        <w:numPr>
          <w:ilvl w:val="0"/>
          <w:numId w:val="7"/>
        </w:numPr>
      </w:pPr>
      <w:r>
        <w:rPr>
          <w:b/>
          <w:bCs/>
        </w:rPr>
        <w:t>Encoder B (Low-Frequency Encoder)</w:t>
      </w:r>
      <w:r>
        <w:t>:</w:t>
      </w:r>
    </w:p>
    <w:p w14:paraId="0C7F067C">
      <w:r>
        <w:t xml:space="preserve">Input shape: </w:t>
      </w:r>
      <w:r>
        <w:rPr>
          <w:rFonts w:ascii="Times New Roman" w:hAnsi="Times New Roman" w:cs="Times New Roman"/>
        </w:rPr>
        <w:t>[batch_size, seq_len, monthly_feat]</w:t>
      </w:r>
      <w:r>
        <w:t xml:space="preserve">, where </w:t>
      </w:r>
      <w:r>
        <w:rPr>
          <w:rFonts w:ascii="Times New Roman" w:hAnsi="Times New Roman" w:cs="Times New Roman"/>
        </w:rPr>
        <w:t>monthly_feat</w:t>
      </w:r>
      <w:r>
        <w:t xml:space="preserve"> = 7 (6 macroeconomic features + a lagged CPI term).</w:t>
      </w:r>
    </w:p>
    <w:p w14:paraId="00287447">
      <w:r>
        <w:t xml:space="preserve">Perform feature transformation using a linear projection layer </w:t>
      </w:r>
      <w:r>
        <w:rPr>
          <w:rFonts w:ascii="Times New Roman" w:hAnsi="Times New Roman" w:cs="Times New Roman"/>
        </w:rPr>
        <w:t>(nn.Linear(monthly_feat, monthly_feat))</w:t>
      </w:r>
      <w:r>
        <w:t>.</w:t>
      </w:r>
    </w:p>
    <w:p w14:paraId="2B01883C">
      <w:r>
        <w:t xml:space="preserve">Output shape: </w:t>
      </w:r>
      <w:r>
        <w:rPr>
          <w:rFonts w:ascii="Times New Roman" w:hAnsi="Times New Roman" w:cs="Times New Roman"/>
        </w:rPr>
        <w:t>[batch_size, seq_len, monthly_feat]</w:t>
      </w:r>
      <w:r>
        <w:t>.</w:t>
      </w:r>
    </w:p>
    <w:p w14:paraId="74D4215D">
      <w:pPr>
        <w:pStyle w:val="82"/>
        <w:numPr>
          <w:ilvl w:val="0"/>
          <w:numId w:val="7"/>
        </w:numPr>
      </w:pPr>
      <w:r>
        <w:rPr>
          <w:b/>
          <w:bCs/>
        </w:rPr>
        <w:t>Fusion layer</w:t>
      </w:r>
      <w:r>
        <w:t>:</w:t>
      </w:r>
    </w:p>
    <w:p w14:paraId="0910E486">
      <w:pPr>
        <w:rPr>
          <w:rFonts w:ascii="Times New Roman" w:hAnsi="Times New Roman" w:cs="Times New Roman"/>
        </w:rPr>
      </w:pPr>
      <w:r>
        <w:t xml:space="preserve">Concatenate the high-frequency encoder output with the projected monthly features along the feature dimension to obtain a vector of dimension </w:t>
      </w:r>
      <w:r>
        <w:rPr>
          <w:rFonts w:ascii="Times New Roman" w:hAnsi="Times New Roman" w:cs="Times New Roman"/>
        </w:rPr>
        <w:t>[batch_size, seq_len, hidden_size + monthly_feat].</w:t>
      </w:r>
    </w:p>
    <w:p w14:paraId="681BA658">
      <w:r>
        <w:t xml:space="preserve">Feed into another LSTM (temporal_fusion) for temporal fusion, outputting </w:t>
      </w:r>
      <w:r>
        <w:rPr>
          <w:rFonts w:ascii="Times New Roman" w:hAnsi="Times New Roman" w:cs="Times New Roman"/>
        </w:rPr>
        <w:t>[batch_size, seq_len, hidden_size]</w:t>
      </w:r>
      <w:r>
        <w:t>.</w:t>
      </w:r>
    </w:p>
    <w:p w14:paraId="07C96A9E">
      <w:pPr>
        <w:pStyle w:val="82"/>
        <w:numPr>
          <w:ilvl w:val="0"/>
          <w:numId w:val="7"/>
        </w:numPr>
      </w:pPr>
      <w:r>
        <w:rPr>
          <w:b/>
          <w:bCs/>
        </w:rPr>
        <w:t>Prediction layer</w:t>
      </w:r>
      <w:r>
        <w:t>:</w:t>
      </w:r>
    </w:p>
    <w:p w14:paraId="550BF169">
      <w:r>
        <w:t>Take the output from the last time step of temporal_fusion and pass it through two fully connected layers: </w:t>
      </w:r>
      <w:r>
        <w:rPr>
          <w:rFonts w:ascii="Times New Roman" w:hAnsi="Times New Roman" w:cs="Times New Roman"/>
        </w:rPr>
        <w:t>Linear(hidden_size, 8) + ReLU + Dropout(0.2) + Linear(8, 1)</w:t>
      </w:r>
      <w:r>
        <w:t>. The final output is the CPI forecast value (scalar).</w:t>
      </w:r>
    </w:p>
    <w:p w14:paraId="36CC750B">
      <w:pPr>
        <w:rPr>
          <w:rFonts w:hint="eastAsia"/>
        </w:rPr>
      </w:pPr>
      <w:r>
        <w:rPr>
          <w:b/>
          <w:bCs/>
        </w:rPr>
        <w:t>3.2.4 Model Hyperparameters and Training Settings</w:t>
      </w:r>
    </w:p>
    <w:tbl>
      <w:tblPr>
        <w:tblStyle w:val="22"/>
        <w:tblW w:w="8303" w:type="dxa"/>
        <w:tblInd w:w="0" w:type="dxa"/>
        <w:tblLayout w:type="autofit"/>
        <w:tblCellMar>
          <w:top w:w="0" w:type="dxa"/>
          <w:left w:w="108" w:type="dxa"/>
          <w:bottom w:w="0" w:type="dxa"/>
          <w:right w:w="108" w:type="dxa"/>
        </w:tblCellMar>
      </w:tblPr>
      <w:tblGrid>
        <w:gridCol w:w="3256"/>
        <w:gridCol w:w="1984"/>
        <w:gridCol w:w="3063"/>
      </w:tblGrid>
      <w:tr w14:paraId="48D41B6D">
        <w:tblPrEx>
          <w:tblCellMar>
            <w:top w:w="0" w:type="dxa"/>
            <w:left w:w="108" w:type="dxa"/>
            <w:bottom w:w="0" w:type="dxa"/>
            <w:right w:w="108" w:type="dxa"/>
          </w:tblCellMar>
        </w:tblPrEx>
        <w:trPr>
          <w:trHeight w:val="66" w:hRule="atLeast"/>
        </w:trPr>
        <w:tc>
          <w:tcPr>
            <w:tcW w:w="3256" w:type="dxa"/>
            <w:vAlign w:val="center"/>
          </w:tcPr>
          <w:p w14:paraId="106E83B5">
            <w:pPr>
              <w:widowControl/>
              <w:rPr>
                <w:rFonts w:hint="eastAsia" w:ascii="等线" w:hAnsi="等线" w:eastAsia="等线" w:cs="宋体"/>
                <w:color w:val="000000"/>
                <w:kern w:val="0"/>
                <w:szCs w:val="21"/>
              </w:rPr>
            </w:pPr>
            <w:r>
              <w:rPr>
                <w:rFonts w:ascii="等线" w:hAnsi="等线" w:eastAsia="等线" w:cs="宋体"/>
                <w:color w:val="000000"/>
                <w:kern w:val="0"/>
                <w:szCs w:val="21"/>
              </w:rPr>
              <w:t>Parameter</w:t>
            </w:r>
          </w:p>
        </w:tc>
        <w:tc>
          <w:tcPr>
            <w:tcW w:w="1984" w:type="dxa"/>
            <w:vAlign w:val="center"/>
          </w:tcPr>
          <w:p w14:paraId="7ABF7876">
            <w:pPr>
              <w:widowControl/>
              <w:rPr>
                <w:rFonts w:hint="eastAsia" w:ascii="等线" w:hAnsi="等线" w:eastAsia="等线" w:cs="宋体"/>
                <w:color w:val="000000"/>
                <w:kern w:val="0"/>
                <w:szCs w:val="21"/>
              </w:rPr>
            </w:pPr>
            <w:r>
              <w:rPr>
                <w:rFonts w:ascii="等线" w:hAnsi="等线" w:eastAsia="等线" w:cs="宋体"/>
                <w:color w:val="000000"/>
                <w:kern w:val="0"/>
                <w:szCs w:val="21"/>
              </w:rPr>
              <w:t>Value</w:t>
            </w:r>
          </w:p>
        </w:tc>
        <w:tc>
          <w:tcPr>
            <w:tcW w:w="3063" w:type="dxa"/>
            <w:vAlign w:val="center"/>
          </w:tcPr>
          <w:p w14:paraId="1E7D5289">
            <w:pPr>
              <w:widowControl/>
              <w:rPr>
                <w:rFonts w:hint="eastAsia" w:ascii="等线" w:hAnsi="等线" w:eastAsia="等线" w:cs="宋体"/>
                <w:color w:val="000000"/>
                <w:kern w:val="0"/>
                <w:szCs w:val="21"/>
              </w:rPr>
            </w:pPr>
            <w:r>
              <w:rPr>
                <w:rFonts w:ascii="等线" w:hAnsi="等线" w:eastAsia="等线" w:cs="宋体"/>
                <w:color w:val="000000"/>
                <w:kern w:val="0"/>
                <w:szCs w:val="21"/>
              </w:rPr>
              <w:t>Description</w:t>
            </w:r>
          </w:p>
        </w:tc>
      </w:tr>
      <w:tr w14:paraId="3CE1F55B">
        <w:tblPrEx>
          <w:tblCellMar>
            <w:top w:w="0" w:type="dxa"/>
            <w:left w:w="108" w:type="dxa"/>
            <w:bottom w:w="0" w:type="dxa"/>
            <w:right w:w="108" w:type="dxa"/>
          </w:tblCellMar>
        </w:tblPrEx>
        <w:trPr>
          <w:trHeight w:val="129" w:hRule="atLeast"/>
        </w:trPr>
        <w:tc>
          <w:tcPr>
            <w:tcW w:w="3256" w:type="dxa"/>
            <w:vAlign w:val="center"/>
          </w:tcPr>
          <w:p w14:paraId="0C2CED48">
            <w:pPr>
              <w:widowControl/>
              <w:rPr>
                <w:rFonts w:hint="eastAsia" w:ascii="等线" w:hAnsi="等线" w:eastAsia="等线" w:cs="宋体"/>
                <w:color w:val="000000"/>
                <w:kern w:val="0"/>
                <w:szCs w:val="21"/>
              </w:rPr>
            </w:pPr>
            <w:r>
              <w:rPr>
                <w:rFonts w:hint="eastAsia" w:ascii="等线" w:hAnsi="等线" w:eastAsia="等线" w:cs="宋体"/>
                <w:color w:val="000000"/>
                <w:kern w:val="0"/>
                <w:szCs w:val="21"/>
              </w:rPr>
              <w:t>Hidden Size</w:t>
            </w:r>
          </w:p>
        </w:tc>
        <w:tc>
          <w:tcPr>
            <w:tcW w:w="1984" w:type="dxa"/>
            <w:vAlign w:val="center"/>
          </w:tcPr>
          <w:p w14:paraId="32979DFA">
            <w:pPr>
              <w:widowControl/>
              <w:rPr>
                <w:rFonts w:hint="eastAsia" w:ascii="等线" w:hAnsi="等线" w:eastAsia="等线" w:cs="宋体"/>
                <w:color w:val="000000"/>
                <w:kern w:val="0"/>
                <w:szCs w:val="21"/>
              </w:rPr>
            </w:pPr>
            <w:r>
              <w:rPr>
                <w:rFonts w:hint="eastAsia" w:ascii="等线" w:hAnsi="等线" w:eastAsia="等线" w:cs="宋体"/>
                <w:color w:val="000000"/>
                <w:kern w:val="0"/>
                <w:szCs w:val="21"/>
              </w:rPr>
              <w:t>16</w:t>
            </w:r>
          </w:p>
        </w:tc>
        <w:tc>
          <w:tcPr>
            <w:tcW w:w="3063" w:type="dxa"/>
            <w:vAlign w:val="center"/>
          </w:tcPr>
          <w:p w14:paraId="7D9449D9">
            <w:pPr>
              <w:widowControl/>
              <w:rPr>
                <w:rFonts w:hint="eastAsia" w:ascii="等线" w:hAnsi="等线" w:eastAsia="等线" w:cs="宋体"/>
                <w:color w:val="000000"/>
                <w:kern w:val="0"/>
                <w:szCs w:val="21"/>
              </w:rPr>
            </w:pPr>
            <w:r>
              <w:rPr>
                <w:rFonts w:ascii="等线" w:hAnsi="等线" w:eastAsia="等线" w:cs="宋体"/>
                <w:color w:val="000000"/>
                <w:kern w:val="0"/>
                <w:szCs w:val="21"/>
              </w:rPr>
              <w:t>LSTM hidden layer dimension</w:t>
            </w:r>
          </w:p>
        </w:tc>
      </w:tr>
      <w:tr w14:paraId="426C3D68">
        <w:tblPrEx>
          <w:tblCellMar>
            <w:top w:w="0" w:type="dxa"/>
            <w:left w:w="108" w:type="dxa"/>
            <w:bottom w:w="0" w:type="dxa"/>
            <w:right w:w="108" w:type="dxa"/>
          </w:tblCellMar>
        </w:tblPrEx>
        <w:trPr>
          <w:trHeight w:val="260" w:hRule="atLeast"/>
        </w:trPr>
        <w:tc>
          <w:tcPr>
            <w:tcW w:w="3256" w:type="dxa"/>
            <w:vAlign w:val="center"/>
          </w:tcPr>
          <w:p w14:paraId="438E70B6">
            <w:pPr>
              <w:widowControl/>
              <w:rPr>
                <w:rFonts w:hint="eastAsia" w:ascii="等线" w:hAnsi="等线" w:eastAsia="等线" w:cs="宋体"/>
                <w:color w:val="000000"/>
                <w:kern w:val="0"/>
                <w:szCs w:val="21"/>
              </w:rPr>
            </w:pPr>
            <w:r>
              <w:rPr>
                <w:rFonts w:ascii="等线" w:hAnsi="等线" w:eastAsia="等线" w:cs="宋体"/>
                <w:color w:val="000000"/>
                <w:kern w:val="0"/>
                <w:szCs w:val="21"/>
              </w:rPr>
              <w:t>Sequence length (seq_len)</w:t>
            </w:r>
          </w:p>
        </w:tc>
        <w:tc>
          <w:tcPr>
            <w:tcW w:w="1984" w:type="dxa"/>
            <w:vAlign w:val="center"/>
          </w:tcPr>
          <w:p w14:paraId="4A86C8FD">
            <w:pPr>
              <w:widowControl/>
              <w:rPr>
                <w:rFonts w:hint="eastAsia" w:ascii="等线" w:hAnsi="等线" w:eastAsia="等线" w:cs="宋体"/>
                <w:color w:val="000000"/>
                <w:kern w:val="0"/>
                <w:szCs w:val="21"/>
              </w:rPr>
            </w:pPr>
            <w:r>
              <w:rPr>
                <w:rFonts w:hint="eastAsia" w:ascii="等线" w:hAnsi="等线" w:eastAsia="等线" w:cs="宋体"/>
                <w:color w:val="000000"/>
                <w:kern w:val="0"/>
                <w:szCs w:val="21"/>
              </w:rPr>
              <w:t>15 months</w:t>
            </w:r>
          </w:p>
        </w:tc>
        <w:tc>
          <w:tcPr>
            <w:tcW w:w="3063" w:type="dxa"/>
            <w:vAlign w:val="center"/>
          </w:tcPr>
          <w:p w14:paraId="2FD967B4">
            <w:pPr>
              <w:widowControl/>
              <w:rPr>
                <w:rFonts w:hint="eastAsia" w:ascii="等线" w:hAnsi="等线" w:eastAsia="等线" w:cs="宋体"/>
                <w:color w:val="000000"/>
                <w:kern w:val="0"/>
                <w:szCs w:val="21"/>
              </w:rPr>
            </w:pPr>
            <w:r>
              <w:rPr>
                <w:rFonts w:ascii="等线" w:hAnsi="等线" w:eastAsia="等线" w:cs="宋体"/>
                <w:color w:val="000000"/>
                <w:kern w:val="0"/>
                <w:szCs w:val="21"/>
              </w:rPr>
              <w:t>Sliding window size</w:t>
            </w:r>
          </w:p>
        </w:tc>
      </w:tr>
      <w:tr w14:paraId="0BB398CF">
        <w:tblPrEx>
          <w:tblCellMar>
            <w:top w:w="0" w:type="dxa"/>
            <w:left w:w="108" w:type="dxa"/>
            <w:bottom w:w="0" w:type="dxa"/>
            <w:right w:w="108" w:type="dxa"/>
          </w:tblCellMar>
        </w:tblPrEx>
        <w:trPr>
          <w:trHeight w:val="195" w:hRule="atLeast"/>
        </w:trPr>
        <w:tc>
          <w:tcPr>
            <w:tcW w:w="3256" w:type="dxa"/>
            <w:vAlign w:val="center"/>
          </w:tcPr>
          <w:p w14:paraId="4D7C9087">
            <w:pPr>
              <w:widowControl/>
              <w:rPr>
                <w:rFonts w:hint="eastAsia" w:ascii="等线" w:hAnsi="等线" w:eastAsia="等线" w:cs="宋体"/>
                <w:color w:val="000000"/>
                <w:kern w:val="0"/>
                <w:szCs w:val="21"/>
              </w:rPr>
            </w:pPr>
            <w:r>
              <w:rPr>
                <w:rFonts w:hint="eastAsia" w:ascii="等线" w:hAnsi="等线" w:eastAsia="等线" w:cs="宋体"/>
                <w:color w:val="000000"/>
                <w:kern w:val="0"/>
                <w:szCs w:val="21"/>
              </w:rPr>
              <w:t>Dropout</w:t>
            </w:r>
          </w:p>
        </w:tc>
        <w:tc>
          <w:tcPr>
            <w:tcW w:w="1984" w:type="dxa"/>
            <w:vAlign w:val="center"/>
          </w:tcPr>
          <w:p w14:paraId="3EC16B67">
            <w:pPr>
              <w:widowControl/>
              <w:rPr>
                <w:rFonts w:hint="eastAsia" w:ascii="等线" w:hAnsi="等线" w:eastAsia="等线" w:cs="宋体"/>
                <w:color w:val="000000"/>
                <w:kern w:val="0"/>
                <w:szCs w:val="21"/>
              </w:rPr>
            </w:pPr>
            <w:r>
              <w:rPr>
                <w:rFonts w:hint="eastAsia" w:ascii="等线" w:hAnsi="等线" w:eastAsia="等线" w:cs="宋体"/>
                <w:color w:val="000000"/>
                <w:kern w:val="0"/>
                <w:szCs w:val="21"/>
              </w:rPr>
              <w:t>0.2</w:t>
            </w:r>
          </w:p>
        </w:tc>
        <w:tc>
          <w:tcPr>
            <w:tcW w:w="3063" w:type="dxa"/>
            <w:vAlign w:val="center"/>
          </w:tcPr>
          <w:p w14:paraId="1D421886">
            <w:pPr>
              <w:widowControl/>
              <w:rPr>
                <w:rFonts w:hint="eastAsia" w:ascii="等线" w:hAnsi="等线" w:eastAsia="等线" w:cs="宋体"/>
                <w:color w:val="000000"/>
                <w:kern w:val="0"/>
                <w:szCs w:val="21"/>
              </w:rPr>
            </w:pPr>
            <w:r>
              <w:rPr>
                <w:rFonts w:ascii="等线" w:hAnsi="等线" w:eastAsia="等线" w:cs="宋体"/>
                <w:color w:val="000000"/>
                <w:kern w:val="0"/>
                <w:szCs w:val="21"/>
              </w:rPr>
              <w:t>Fully connected layer dropout rate</w:t>
            </w:r>
          </w:p>
        </w:tc>
      </w:tr>
      <w:tr w14:paraId="4424CFC1">
        <w:tblPrEx>
          <w:tblCellMar>
            <w:top w:w="0" w:type="dxa"/>
            <w:left w:w="108" w:type="dxa"/>
            <w:bottom w:w="0" w:type="dxa"/>
            <w:right w:w="108" w:type="dxa"/>
          </w:tblCellMar>
        </w:tblPrEx>
        <w:trPr>
          <w:trHeight w:val="129" w:hRule="atLeast"/>
        </w:trPr>
        <w:tc>
          <w:tcPr>
            <w:tcW w:w="3256" w:type="dxa"/>
            <w:vAlign w:val="center"/>
          </w:tcPr>
          <w:p w14:paraId="03FA05A9">
            <w:pPr>
              <w:widowControl/>
              <w:rPr>
                <w:rFonts w:hint="eastAsia" w:ascii="等线" w:hAnsi="等线" w:eastAsia="等线" w:cs="宋体"/>
                <w:color w:val="000000"/>
                <w:kern w:val="0"/>
                <w:szCs w:val="21"/>
              </w:rPr>
            </w:pPr>
            <w:r>
              <w:rPr>
                <w:rFonts w:hint="eastAsia" w:ascii="等线" w:hAnsi="等线" w:eastAsia="等线" w:cs="宋体"/>
                <w:color w:val="000000"/>
                <w:kern w:val="0"/>
                <w:szCs w:val="21"/>
              </w:rPr>
              <w:t>Batch Size</w:t>
            </w:r>
          </w:p>
        </w:tc>
        <w:tc>
          <w:tcPr>
            <w:tcW w:w="1984" w:type="dxa"/>
            <w:vAlign w:val="center"/>
          </w:tcPr>
          <w:p w14:paraId="29B7CA4F">
            <w:pPr>
              <w:widowControl/>
              <w:rPr>
                <w:rFonts w:hint="eastAsia" w:ascii="等线" w:hAnsi="等线" w:eastAsia="等线" w:cs="宋体"/>
                <w:color w:val="000000"/>
                <w:kern w:val="0"/>
                <w:szCs w:val="21"/>
              </w:rPr>
            </w:pPr>
            <w:r>
              <w:rPr>
                <w:rFonts w:hint="eastAsia" w:ascii="等线" w:hAnsi="等线" w:eastAsia="等线" w:cs="宋体"/>
                <w:color w:val="000000"/>
                <w:kern w:val="0"/>
                <w:szCs w:val="21"/>
              </w:rPr>
              <w:t>16</w:t>
            </w:r>
          </w:p>
        </w:tc>
        <w:tc>
          <w:tcPr>
            <w:tcW w:w="3063" w:type="dxa"/>
            <w:vAlign w:val="center"/>
          </w:tcPr>
          <w:p w14:paraId="0AD90F18">
            <w:pPr>
              <w:widowControl/>
              <w:rPr>
                <w:rFonts w:hint="eastAsia" w:ascii="等线" w:hAnsi="等线" w:eastAsia="等线" w:cs="宋体"/>
                <w:color w:val="000000"/>
                <w:kern w:val="0"/>
                <w:szCs w:val="21"/>
              </w:rPr>
            </w:pPr>
            <w:r>
              <w:rPr>
                <w:rFonts w:ascii="等线" w:hAnsi="等线" w:eastAsia="等线" w:cs="宋体"/>
                <w:color w:val="000000"/>
                <w:kern w:val="0"/>
                <w:szCs w:val="21"/>
              </w:rPr>
              <w:t>Batch Size</w:t>
            </w:r>
          </w:p>
        </w:tc>
      </w:tr>
      <w:tr w14:paraId="735B7110">
        <w:tblPrEx>
          <w:tblCellMar>
            <w:top w:w="0" w:type="dxa"/>
            <w:left w:w="108" w:type="dxa"/>
            <w:bottom w:w="0" w:type="dxa"/>
            <w:right w:w="108" w:type="dxa"/>
          </w:tblCellMar>
        </w:tblPrEx>
        <w:trPr>
          <w:trHeight w:val="260" w:hRule="atLeast"/>
        </w:trPr>
        <w:tc>
          <w:tcPr>
            <w:tcW w:w="3256" w:type="dxa"/>
            <w:vAlign w:val="center"/>
          </w:tcPr>
          <w:p w14:paraId="5342F641">
            <w:pPr>
              <w:widowControl/>
              <w:rPr>
                <w:rFonts w:hint="eastAsia" w:ascii="等线" w:hAnsi="等线" w:eastAsia="等线" w:cs="宋体"/>
                <w:color w:val="000000"/>
                <w:kern w:val="0"/>
                <w:szCs w:val="21"/>
              </w:rPr>
            </w:pPr>
            <w:r>
              <w:rPr>
                <w:rFonts w:ascii="等线" w:hAnsi="等线" w:eastAsia="等线" w:cs="宋体"/>
                <w:color w:val="000000"/>
                <w:kern w:val="0"/>
                <w:szCs w:val="21"/>
              </w:rPr>
              <w:t>Learning Rate</w:t>
            </w:r>
          </w:p>
        </w:tc>
        <w:tc>
          <w:tcPr>
            <w:tcW w:w="1984" w:type="dxa"/>
            <w:vAlign w:val="center"/>
          </w:tcPr>
          <w:p w14:paraId="4AEDFEF8">
            <w:pPr>
              <w:widowControl/>
              <w:rPr>
                <w:rFonts w:hint="eastAsia" w:ascii="等线" w:hAnsi="等线" w:eastAsia="等线" w:cs="宋体"/>
                <w:color w:val="000000"/>
                <w:kern w:val="0"/>
                <w:szCs w:val="21"/>
              </w:rPr>
            </w:pPr>
            <w:r>
              <w:rPr>
                <w:rFonts w:hint="eastAsia" w:ascii="等线" w:hAnsi="等线" w:eastAsia="等线" w:cs="宋体"/>
                <w:color w:val="000000"/>
                <w:kern w:val="0"/>
                <w:szCs w:val="21"/>
              </w:rPr>
              <w:t>1.00E-03</w:t>
            </w:r>
          </w:p>
        </w:tc>
        <w:tc>
          <w:tcPr>
            <w:tcW w:w="3063" w:type="dxa"/>
            <w:vAlign w:val="center"/>
          </w:tcPr>
          <w:p w14:paraId="275B4464">
            <w:pPr>
              <w:widowControl/>
              <w:rPr>
                <w:rFonts w:hint="eastAsia" w:ascii="等线" w:hAnsi="等线" w:eastAsia="等线" w:cs="宋体"/>
                <w:color w:val="000000"/>
                <w:kern w:val="0"/>
                <w:szCs w:val="21"/>
              </w:rPr>
            </w:pPr>
            <w:r>
              <w:rPr>
                <w:rFonts w:hint="eastAsia" w:ascii="等线" w:hAnsi="等线" w:eastAsia="等线" w:cs="宋体"/>
                <w:color w:val="000000"/>
                <w:kern w:val="0"/>
                <w:szCs w:val="21"/>
              </w:rPr>
              <w:t>AdamW</w:t>
            </w:r>
            <w:r>
              <w:rPr>
                <w:rFonts w:ascii="Segoe UI" w:hAnsi="Segoe UI" w:cs="Segoe UI"/>
                <w:color w:val="0F1115"/>
                <w:shd w:val="clear" w:color="auto" w:fill="FFFFFF"/>
              </w:rPr>
              <w:t xml:space="preserve"> </w:t>
            </w:r>
            <w:r>
              <w:rPr>
                <w:rFonts w:ascii="等线" w:hAnsi="等线" w:eastAsia="等线" w:cs="宋体"/>
                <w:color w:val="000000"/>
                <w:kern w:val="0"/>
                <w:szCs w:val="21"/>
              </w:rPr>
              <w:t>Initial Learning Rate</w:t>
            </w:r>
          </w:p>
        </w:tc>
      </w:tr>
      <w:tr w14:paraId="4753FE15">
        <w:tblPrEx>
          <w:tblCellMar>
            <w:top w:w="0" w:type="dxa"/>
            <w:left w:w="108" w:type="dxa"/>
            <w:bottom w:w="0" w:type="dxa"/>
            <w:right w:w="108" w:type="dxa"/>
          </w:tblCellMar>
        </w:tblPrEx>
        <w:trPr>
          <w:trHeight w:val="129" w:hRule="atLeast"/>
        </w:trPr>
        <w:tc>
          <w:tcPr>
            <w:tcW w:w="3256" w:type="dxa"/>
            <w:vAlign w:val="center"/>
          </w:tcPr>
          <w:p w14:paraId="160D709F">
            <w:pPr>
              <w:widowControl/>
              <w:rPr>
                <w:rFonts w:hint="eastAsia" w:ascii="等线" w:hAnsi="等线" w:eastAsia="等线" w:cs="宋体"/>
                <w:color w:val="000000"/>
                <w:kern w:val="0"/>
                <w:szCs w:val="21"/>
              </w:rPr>
            </w:pPr>
            <w:r>
              <w:rPr>
                <w:rFonts w:hint="eastAsia" w:ascii="等线" w:hAnsi="等线" w:eastAsia="等线" w:cs="宋体"/>
                <w:color w:val="000000"/>
                <w:kern w:val="0"/>
                <w:szCs w:val="21"/>
              </w:rPr>
              <w:t>Weight Decay</w:t>
            </w:r>
          </w:p>
        </w:tc>
        <w:tc>
          <w:tcPr>
            <w:tcW w:w="1984" w:type="dxa"/>
            <w:vAlign w:val="center"/>
          </w:tcPr>
          <w:p w14:paraId="1CA63657">
            <w:pPr>
              <w:widowControl/>
              <w:rPr>
                <w:rFonts w:hint="eastAsia" w:ascii="等线" w:hAnsi="等线" w:eastAsia="等线" w:cs="宋体"/>
                <w:color w:val="000000"/>
                <w:kern w:val="0"/>
                <w:szCs w:val="21"/>
              </w:rPr>
            </w:pPr>
            <w:r>
              <w:rPr>
                <w:rFonts w:hint="eastAsia" w:ascii="等线" w:hAnsi="等线" w:eastAsia="等线" w:cs="宋体"/>
                <w:color w:val="000000"/>
                <w:kern w:val="0"/>
                <w:szCs w:val="21"/>
              </w:rPr>
              <w:t>1.00E-04</w:t>
            </w:r>
          </w:p>
        </w:tc>
        <w:tc>
          <w:tcPr>
            <w:tcW w:w="3063" w:type="dxa"/>
            <w:vAlign w:val="center"/>
          </w:tcPr>
          <w:p w14:paraId="2F7F7263">
            <w:pPr>
              <w:widowControl/>
              <w:rPr>
                <w:rFonts w:hint="eastAsia" w:ascii="等线" w:hAnsi="等线" w:eastAsia="等线" w:cs="宋体"/>
                <w:color w:val="000000"/>
                <w:kern w:val="0"/>
                <w:szCs w:val="21"/>
              </w:rPr>
            </w:pPr>
            <w:r>
              <w:rPr>
                <w:rFonts w:ascii="等线" w:hAnsi="等线" w:eastAsia="等线" w:cs="宋体"/>
                <w:color w:val="000000"/>
                <w:kern w:val="0"/>
                <w:szCs w:val="21"/>
              </w:rPr>
              <w:t>L2 Regularization Coefficient</w:t>
            </w:r>
          </w:p>
        </w:tc>
      </w:tr>
      <w:tr w14:paraId="0EAADB39">
        <w:tblPrEx>
          <w:tblCellMar>
            <w:top w:w="0" w:type="dxa"/>
            <w:left w:w="108" w:type="dxa"/>
            <w:bottom w:w="0" w:type="dxa"/>
            <w:right w:w="108" w:type="dxa"/>
          </w:tblCellMar>
        </w:tblPrEx>
        <w:trPr>
          <w:trHeight w:val="260" w:hRule="atLeast"/>
        </w:trPr>
        <w:tc>
          <w:tcPr>
            <w:tcW w:w="3256" w:type="dxa"/>
            <w:vAlign w:val="center"/>
          </w:tcPr>
          <w:p w14:paraId="7C47355B">
            <w:pPr>
              <w:widowControl/>
              <w:rPr>
                <w:rFonts w:hint="eastAsia" w:ascii="等线" w:hAnsi="等线" w:eastAsia="等线" w:cs="宋体"/>
                <w:color w:val="000000"/>
                <w:kern w:val="0"/>
                <w:szCs w:val="21"/>
              </w:rPr>
            </w:pPr>
            <w:r>
              <w:rPr>
                <w:rFonts w:ascii="等线" w:hAnsi="等线" w:eastAsia="等线" w:cs="宋体"/>
                <w:color w:val="000000"/>
                <w:kern w:val="0"/>
                <w:szCs w:val="21"/>
              </w:rPr>
              <w:t>Criterion</w:t>
            </w:r>
          </w:p>
        </w:tc>
        <w:tc>
          <w:tcPr>
            <w:tcW w:w="1984" w:type="dxa"/>
            <w:vAlign w:val="center"/>
          </w:tcPr>
          <w:p w14:paraId="52D6DA12">
            <w:pPr>
              <w:widowControl/>
              <w:rPr>
                <w:rFonts w:hint="eastAsia" w:ascii="等线" w:hAnsi="等线" w:eastAsia="等线" w:cs="宋体"/>
                <w:color w:val="000000"/>
                <w:kern w:val="0"/>
                <w:szCs w:val="21"/>
              </w:rPr>
            </w:pPr>
            <w:r>
              <w:rPr>
                <w:rFonts w:hint="eastAsia" w:ascii="等线" w:hAnsi="等线" w:eastAsia="等线" w:cs="宋体"/>
                <w:color w:val="000000"/>
                <w:kern w:val="0"/>
                <w:szCs w:val="21"/>
              </w:rPr>
              <w:t>HuberLoss</w:t>
            </w:r>
          </w:p>
        </w:tc>
        <w:tc>
          <w:tcPr>
            <w:tcW w:w="3063" w:type="dxa"/>
            <w:vAlign w:val="center"/>
          </w:tcPr>
          <w:p w14:paraId="1778C1AD">
            <w:pPr>
              <w:widowControl/>
              <w:rPr>
                <w:rFonts w:hint="eastAsia" w:ascii="等线" w:hAnsi="等线" w:eastAsia="等线" w:cs="宋体"/>
                <w:color w:val="000000"/>
                <w:kern w:val="0"/>
                <w:szCs w:val="21"/>
              </w:rPr>
            </w:pPr>
            <w:r>
              <w:rPr>
                <w:rFonts w:ascii="等线" w:hAnsi="等线" w:eastAsia="等线" w:cs="宋体"/>
                <w:color w:val="000000"/>
                <w:kern w:val="0"/>
                <w:szCs w:val="21"/>
              </w:rPr>
              <w:t>HuberLoss Robust to outliers</w:t>
            </w:r>
          </w:p>
        </w:tc>
      </w:tr>
      <w:tr w14:paraId="3C74F0B0">
        <w:tblPrEx>
          <w:tblCellMar>
            <w:top w:w="0" w:type="dxa"/>
            <w:left w:w="108" w:type="dxa"/>
            <w:bottom w:w="0" w:type="dxa"/>
            <w:right w:w="108" w:type="dxa"/>
          </w:tblCellMar>
        </w:tblPrEx>
        <w:trPr>
          <w:trHeight w:val="260" w:hRule="atLeast"/>
        </w:trPr>
        <w:tc>
          <w:tcPr>
            <w:tcW w:w="3256" w:type="dxa"/>
            <w:vAlign w:val="center"/>
          </w:tcPr>
          <w:p w14:paraId="4BA8D739">
            <w:pPr>
              <w:widowControl/>
              <w:rPr>
                <w:rFonts w:hint="eastAsia" w:ascii="等线" w:hAnsi="等线" w:eastAsia="等线" w:cs="宋体"/>
                <w:color w:val="000000"/>
                <w:kern w:val="0"/>
                <w:szCs w:val="21"/>
              </w:rPr>
            </w:pPr>
            <w:r>
              <w:rPr>
                <w:rFonts w:ascii="等线" w:hAnsi="等线" w:eastAsia="等线" w:cs="宋体"/>
                <w:color w:val="000000"/>
                <w:kern w:val="0"/>
                <w:szCs w:val="21"/>
              </w:rPr>
              <w:t>Optimizer</w:t>
            </w:r>
          </w:p>
        </w:tc>
        <w:tc>
          <w:tcPr>
            <w:tcW w:w="1984" w:type="dxa"/>
            <w:vAlign w:val="center"/>
          </w:tcPr>
          <w:p w14:paraId="2755846B">
            <w:pPr>
              <w:widowControl/>
              <w:rPr>
                <w:rFonts w:hint="eastAsia" w:ascii="等线" w:hAnsi="等线" w:eastAsia="等线" w:cs="宋体"/>
                <w:color w:val="000000"/>
                <w:kern w:val="0"/>
                <w:szCs w:val="21"/>
              </w:rPr>
            </w:pPr>
            <w:r>
              <w:rPr>
                <w:rFonts w:hint="eastAsia" w:ascii="等线" w:hAnsi="等线" w:eastAsia="等线" w:cs="宋体"/>
                <w:color w:val="000000"/>
                <w:kern w:val="0"/>
                <w:szCs w:val="21"/>
              </w:rPr>
              <w:t>AdamW</w:t>
            </w:r>
          </w:p>
        </w:tc>
        <w:tc>
          <w:tcPr>
            <w:tcW w:w="3063" w:type="dxa"/>
            <w:vAlign w:val="center"/>
          </w:tcPr>
          <w:p w14:paraId="16C5C721">
            <w:pPr>
              <w:widowControl/>
              <w:rPr>
                <w:rFonts w:hint="eastAsia" w:ascii="等线" w:hAnsi="等线" w:eastAsia="等线" w:cs="宋体"/>
                <w:color w:val="000000"/>
                <w:kern w:val="0"/>
                <w:szCs w:val="21"/>
              </w:rPr>
            </w:pPr>
          </w:p>
        </w:tc>
      </w:tr>
      <w:tr w14:paraId="0ECF06F6">
        <w:tblPrEx>
          <w:tblCellMar>
            <w:top w:w="0" w:type="dxa"/>
            <w:left w:w="108" w:type="dxa"/>
            <w:bottom w:w="0" w:type="dxa"/>
            <w:right w:w="108" w:type="dxa"/>
          </w:tblCellMar>
        </w:tblPrEx>
        <w:trPr>
          <w:trHeight w:val="129" w:hRule="atLeast"/>
        </w:trPr>
        <w:tc>
          <w:tcPr>
            <w:tcW w:w="3256" w:type="dxa"/>
            <w:vAlign w:val="center"/>
          </w:tcPr>
          <w:p w14:paraId="6D427683">
            <w:pPr>
              <w:widowControl/>
              <w:rPr>
                <w:rFonts w:hint="eastAsia" w:ascii="等线" w:hAnsi="等线" w:eastAsia="等线" w:cs="宋体"/>
                <w:color w:val="000000"/>
                <w:kern w:val="0"/>
                <w:szCs w:val="21"/>
              </w:rPr>
            </w:pPr>
            <w:r>
              <w:rPr>
                <w:rFonts w:ascii="等线" w:hAnsi="等线" w:eastAsia="等线" w:cs="宋体"/>
                <w:color w:val="000000"/>
                <w:kern w:val="0"/>
                <w:szCs w:val="21"/>
              </w:rPr>
              <w:t>Maximum number of training</w:t>
            </w:r>
          </w:p>
        </w:tc>
        <w:tc>
          <w:tcPr>
            <w:tcW w:w="1984" w:type="dxa"/>
            <w:vAlign w:val="center"/>
          </w:tcPr>
          <w:p w14:paraId="29C972FB">
            <w:pPr>
              <w:widowControl/>
              <w:rPr>
                <w:rFonts w:hint="eastAsia" w:ascii="等线" w:hAnsi="等线" w:eastAsia="等线" w:cs="宋体"/>
                <w:color w:val="000000"/>
                <w:kern w:val="0"/>
                <w:szCs w:val="21"/>
              </w:rPr>
            </w:pPr>
            <w:r>
              <w:rPr>
                <w:rFonts w:hint="eastAsia" w:ascii="等线" w:hAnsi="等线" w:eastAsia="等线" w:cs="宋体"/>
                <w:color w:val="000000"/>
                <w:kern w:val="0"/>
                <w:szCs w:val="21"/>
              </w:rPr>
              <w:t>300</w:t>
            </w:r>
          </w:p>
        </w:tc>
        <w:tc>
          <w:tcPr>
            <w:tcW w:w="3063" w:type="dxa"/>
            <w:vAlign w:val="center"/>
          </w:tcPr>
          <w:p w14:paraId="304CD689">
            <w:pPr>
              <w:widowControl/>
              <w:rPr>
                <w:rFonts w:hint="eastAsia" w:ascii="等线" w:hAnsi="等线" w:eastAsia="等线" w:cs="宋体"/>
                <w:color w:val="000000"/>
                <w:kern w:val="0"/>
                <w:szCs w:val="21"/>
              </w:rPr>
            </w:pPr>
          </w:p>
        </w:tc>
      </w:tr>
      <w:tr w14:paraId="69F018A8">
        <w:tblPrEx>
          <w:tblCellMar>
            <w:top w:w="0" w:type="dxa"/>
            <w:left w:w="108" w:type="dxa"/>
            <w:bottom w:w="0" w:type="dxa"/>
            <w:right w:w="108" w:type="dxa"/>
          </w:tblCellMar>
        </w:tblPrEx>
        <w:trPr>
          <w:trHeight w:val="325" w:hRule="atLeast"/>
        </w:trPr>
        <w:tc>
          <w:tcPr>
            <w:tcW w:w="3256" w:type="dxa"/>
            <w:vAlign w:val="center"/>
          </w:tcPr>
          <w:p w14:paraId="374ABFE5">
            <w:pPr>
              <w:widowControl/>
              <w:rPr>
                <w:rFonts w:hint="eastAsia" w:ascii="等线" w:hAnsi="等线" w:eastAsia="等线" w:cs="宋体"/>
                <w:color w:val="000000"/>
                <w:kern w:val="0"/>
                <w:szCs w:val="21"/>
              </w:rPr>
            </w:pPr>
            <w:r>
              <w:rPr>
                <w:rFonts w:ascii="等线" w:hAnsi="等线" w:eastAsia="等线" w:cs="宋体"/>
                <w:color w:val="000000"/>
                <w:kern w:val="0"/>
                <w:szCs w:val="21"/>
              </w:rPr>
              <w:t>Patience</w:t>
            </w:r>
          </w:p>
        </w:tc>
        <w:tc>
          <w:tcPr>
            <w:tcW w:w="1984" w:type="dxa"/>
            <w:vAlign w:val="center"/>
          </w:tcPr>
          <w:p w14:paraId="49B07454">
            <w:pPr>
              <w:widowControl/>
              <w:rPr>
                <w:rFonts w:hint="eastAsia" w:ascii="等线" w:hAnsi="等线" w:eastAsia="等线" w:cs="宋体"/>
                <w:color w:val="000000"/>
                <w:kern w:val="0"/>
                <w:szCs w:val="21"/>
              </w:rPr>
            </w:pPr>
            <w:r>
              <w:rPr>
                <w:rFonts w:hint="eastAsia" w:ascii="等线" w:hAnsi="等线" w:eastAsia="等线" w:cs="宋体"/>
                <w:color w:val="000000"/>
                <w:kern w:val="0"/>
                <w:szCs w:val="21"/>
              </w:rPr>
              <w:t>30</w:t>
            </w:r>
          </w:p>
        </w:tc>
        <w:tc>
          <w:tcPr>
            <w:tcW w:w="3063" w:type="dxa"/>
            <w:vAlign w:val="center"/>
          </w:tcPr>
          <w:p w14:paraId="116BA6F1">
            <w:pPr>
              <w:widowControl/>
              <w:rPr>
                <w:rFonts w:hint="eastAsia" w:ascii="等线" w:hAnsi="等线" w:eastAsia="等线" w:cs="宋体"/>
                <w:color w:val="000000"/>
                <w:kern w:val="0"/>
                <w:szCs w:val="21"/>
              </w:rPr>
            </w:pPr>
            <w:r>
              <w:rPr>
                <w:rFonts w:ascii="等线" w:hAnsi="等线" w:eastAsia="等线" w:cs="宋体"/>
                <w:color w:val="000000"/>
                <w:kern w:val="0"/>
                <w:szCs w:val="21"/>
              </w:rPr>
              <w:t>Stop when validation loss stops decreasing</w:t>
            </w:r>
          </w:p>
        </w:tc>
      </w:tr>
    </w:tbl>
    <w:p w14:paraId="023C75FB">
      <w:pPr>
        <w:rPr>
          <w:rFonts w:hint="eastAsia"/>
          <w:b/>
          <w:bCs/>
        </w:rPr>
      </w:pPr>
    </w:p>
    <w:p w14:paraId="01BB8157">
      <w:r>
        <w:rPr>
          <w:b/>
          <w:bCs/>
        </w:rPr>
        <w:t>3.2.5 Training/Validation Set Split</w:t>
      </w:r>
    </w:p>
    <w:p w14:paraId="115D863B">
      <w:pPr>
        <w:numPr>
          <w:ilvl w:val="0"/>
          <w:numId w:val="7"/>
        </w:numPr>
        <w:tabs>
          <w:tab w:val="clear" w:pos="360"/>
        </w:tabs>
      </w:pPr>
      <w:r>
        <w:rPr>
          <w:b/>
          <w:bCs/>
        </w:rPr>
        <w:t>Total data range</w:t>
      </w:r>
      <w:r>
        <w:t>: March 2017 – March 2025 (81 months total; the number of valid samples decreases after ten</w:t>
      </w:r>
      <w:r>
        <w:noBreakHyphen/>
      </w:r>
      <w:r>
        <w:t>day</w:t>
      </w:r>
      <w:r>
        <w:noBreakHyphen/>
      </w:r>
      <w:r>
        <w:t>period alignment).</w:t>
      </w:r>
    </w:p>
    <w:p w14:paraId="4BF34292">
      <w:pPr>
        <w:numPr>
          <w:ilvl w:val="0"/>
          <w:numId w:val="7"/>
        </w:numPr>
        <w:tabs>
          <w:tab w:val="clear" w:pos="360"/>
        </w:tabs>
      </w:pPr>
      <w:r>
        <w:rPr>
          <w:b/>
          <w:bCs/>
        </w:rPr>
        <w:t>Training Set</w:t>
      </w:r>
      <w:r>
        <w:t>: December 2019 CPI – April 2021 CPI</w:t>
      </w:r>
    </w:p>
    <w:p w14:paraId="4E4DB5A5">
      <w:pPr>
        <w:numPr>
          <w:ilvl w:val="0"/>
          <w:numId w:val="7"/>
        </w:numPr>
        <w:tabs>
          <w:tab w:val="clear" w:pos="360"/>
        </w:tabs>
      </w:pPr>
      <w:r>
        <w:rPr>
          <w:b/>
          <w:bCs/>
        </w:rPr>
        <w:t>Test Set</w:t>
      </w:r>
      <w:r>
        <w:t>: May 2021 CPI – July 2022 CPI</w:t>
      </w:r>
    </w:p>
    <w:p w14:paraId="163E6412">
      <w:pPr>
        <w:numPr>
          <w:ilvl w:val="0"/>
          <w:numId w:val="7"/>
        </w:numPr>
        <w:tabs>
          <w:tab w:val="clear" w:pos="360"/>
        </w:tabs>
      </w:pPr>
      <w:r>
        <w:rPr>
          <w:b/>
          <w:bCs/>
        </w:rPr>
        <w:t>Cross-validation</w:t>
      </w:r>
      <w:r>
        <w:t>: Time-series cross-validation (3-fold), with the training and validation sets split chronologically for each fold.</w:t>
      </w:r>
    </w:p>
    <w:p w14:paraId="7291B3F1">
      <w:r>
        <w:rPr>
          <w:b/>
          <w:bCs/>
        </w:rPr>
        <w:t>3.2.6 Model Results</w:t>
      </w:r>
    </w:p>
    <w:p w14:paraId="5AB12799">
      <w:r>
        <w:t>The performance of the dual encoder across each fold is as follows:</w:t>
      </w:r>
    </w:p>
    <w:tbl>
      <w:tblPr>
        <w:tblStyle w:val="22"/>
        <w:tblW w:w="4176" w:type="dxa"/>
        <w:tblInd w:w="0" w:type="dxa"/>
        <w:tblLayout w:type="autofit"/>
        <w:tblCellMar>
          <w:top w:w="0" w:type="dxa"/>
          <w:left w:w="108" w:type="dxa"/>
          <w:bottom w:w="0" w:type="dxa"/>
          <w:right w:w="108" w:type="dxa"/>
        </w:tblCellMar>
      </w:tblPr>
      <w:tblGrid>
        <w:gridCol w:w="1044"/>
        <w:gridCol w:w="1044"/>
        <w:gridCol w:w="1044"/>
        <w:gridCol w:w="1044"/>
      </w:tblGrid>
      <w:tr w14:paraId="07B708D5">
        <w:tblPrEx>
          <w:tblCellMar>
            <w:top w:w="0" w:type="dxa"/>
            <w:left w:w="108" w:type="dxa"/>
            <w:bottom w:w="0" w:type="dxa"/>
            <w:right w:w="108" w:type="dxa"/>
          </w:tblCellMar>
        </w:tblPrEx>
        <w:trPr>
          <w:trHeight w:val="288" w:hRule="atLeast"/>
        </w:trPr>
        <w:tc>
          <w:tcPr>
            <w:tcW w:w="1044" w:type="dxa"/>
            <w:tcBorders>
              <w:top w:val="nil"/>
              <w:left w:val="nil"/>
              <w:bottom w:val="nil"/>
              <w:right w:val="nil"/>
            </w:tcBorders>
            <w:vAlign w:val="bottom"/>
          </w:tcPr>
          <w:p w14:paraId="0E24F6C8">
            <w:pPr>
              <w:widowControl/>
              <w:rPr>
                <w:rFonts w:hint="eastAsia" w:ascii="等线" w:hAnsi="等线" w:eastAsia="等线" w:cs="宋体"/>
                <w:color w:val="000000"/>
                <w:kern w:val="0"/>
                <w:szCs w:val="21"/>
              </w:rPr>
            </w:pPr>
            <w:r>
              <w:rPr>
                <w:rFonts w:ascii="等线" w:hAnsi="等线" w:eastAsia="等线" w:cs="宋体"/>
                <w:color w:val="000000"/>
                <w:kern w:val="0"/>
                <w:szCs w:val="21"/>
              </w:rPr>
              <w:t>Fold</w:t>
            </w:r>
          </w:p>
        </w:tc>
        <w:tc>
          <w:tcPr>
            <w:tcW w:w="1044" w:type="dxa"/>
            <w:tcBorders>
              <w:top w:val="nil"/>
              <w:left w:val="nil"/>
              <w:bottom w:val="nil"/>
              <w:right w:val="nil"/>
            </w:tcBorders>
            <w:vAlign w:val="bottom"/>
          </w:tcPr>
          <w:p w14:paraId="3B1C13F3">
            <w:pPr>
              <w:widowControl/>
              <w:rPr>
                <w:rFonts w:hint="eastAsia" w:ascii="等线" w:hAnsi="等线" w:eastAsia="等线" w:cs="宋体"/>
                <w:color w:val="000000"/>
                <w:kern w:val="0"/>
                <w:szCs w:val="21"/>
              </w:rPr>
            </w:pPr>
            <w:r>
              <w:rPr>
                <w:rFonts w:hint="eastAsia" w:ascii="等线" w:hAnsi="等线" w:eastAsia="等线" w:cs="宋体"/>
                <w:color w:val="000000"/>
                <w:kern w:val="0"/>
                <w:szCs w:val="21"/>
              </w:rPr>
              <w:t>MSE</w:t>
            </w:r>
          </w:p>
        </w:tc>
        <w:tc>
          <w:tcPr>
            <w:tcW w:w="1044" w:type="dxa"/>
            <w:tcBorders>
              <w:top w:val="nil"/>
              <w:left w:val="nil"/>
              <w:bottom w:val="nil"/>
              <w:right w:val="nil"/>
            </w:tcBorders>
            <w:vAlign w:val="bottom"/>
          </w:tcPr>
          <w:p w14:paraId="3F361B15">
            <w:pPr>
              <w:widowControl/>
              <w:rPr>
                <w:rFonts w:hint="eastAsia" w:ascii="等线" w:hAnsi="等线" w:eastAsia="等线" w:cs="宋体"/>
                <w:color w:val="000000"/>
                <w:kern w:val="0"/>
                <w:szCs w:val="21"/>
              </w:rPr>
            </w:pPr>
            <w:r>
              <w:rPr>
                <w:rFonts w:hint="eastAsia" w:ascii="等线" w:hAnsi="等线" w:eastAsia="等线" w:cs="宋体"/>
                <w:color w:val="000000"/>
                <w:kern w:val="0"/>
                <w:szCs w:val="21"/>
              </w:rPr>
              <w:t>RMSE</w:t>
            </w:r>
          </w:p>
        </w:tc>
        <w:tc>
          <w:tcPr>
            <w:tcW w:w="1044" w:type="dxa"/>
            <w:tcBorders>
              <w:top w:val="nil"/>
              <w:left w:val="nil"/>
              <w:bottom w:val="nil"/>
              <w:right w:val="nil"/>
            </w:tcBorders>
            <w:vAlign w:val="bottom"/>
          </w:tcPr>
          <w:p w14:paraId="19B9CB40">
            <w:pPr>
              <w:widowControl/>
              <w:rPr>
                <w:rFonts w:hint="eastAsia" w:ascii="等线" w:hAnsi="等线" w:eastAsia="等线" w:cs="宋体"/>
                <w:color w:val="000000"/>
                <w:kern w:val="0"/>
                <w:szCs w:val="21"/>
              </w:rPr>
            </w:pPr>
            <w:r>
              <w:rPr>
                <w:rFonts w:hint="eastAsia" w:ascii="等线" w:hAnsi="等线" w:eastAsia="等线" w:cs="宋体"/>
                <w:color w:val="000000"/>
                <w:kern w:val="0"/>
                <w:szCs w:val="21"/>
              </w:rPr>
              <w:t>R²</w:t>
            </w:r>
          </w:p>
        </w:tc>
      </w:tr>
      <w:tr w14:paraId="5E956B52">
        <w:tblPrEx>
          <w:tblCellMar>
            <w:top w:w="0" w:type="dxa"/>
            <w:left w:w="108" w:type="dxa"/>
            <w:bottom w:w="0" w:type="dxa"/>
            <w:right w:w="108" w:type="dxa"/>
          </w:tblCellMar>
        </w:tblPrEx>
        <w:trPr>
          <w:trHeight w:val="288" w:hRule="atLeast"/>
        </w:trPr>
        <w:tc>
          <w:tcPr>
            <w:tcW w:w="1044" w:type="dxa"/>
            <w:tcBorders>
              <w:top w:val="nil"/>
              <w:left w:val="nil"/>
              <w:bottom w:val="nil"/>
              <w:right w:val="nil"/>
            </w:tcBorders>
            <w:vAlign w:val="bottom"/>
          </w:tcPr>
          <w:p w14:paraId="13DA77CC">
            <w:pPr>
              <w:widowControl/>
              <w:rPr>
                <w:rFonts w:hint="eastAsia" w:ascii="等线" w:hAnsi="等线" w:eastAsia="等线" w:cs="宋体"/>
                <w:color w:val="000000"/>
                <w:kern w:val="0"/>
                <w:szCs w:val="21"/>
              </w:rPr>
            </w:pPr>
            <w:r>
              <w:rPr>
                <w:rFonts w:hint="eastAsia" w:ascii="等线" w:hAnsi="等线" w:eastAsia="等线" w:cs="宋体"/>
                <w:color w:val="000000"/>
                <w:kern w:val="0"/>
                <w:szCs w:val="21"/>
              </w:rPr>
              <w:t>Fold 0</w:t>
            </w:r>
          </w:p>
        </w:tc>
        <w:tc>
          <w:tcPr>
            <w:tcW w:w="1044" w:type="dxa"/>
            <w:tcBorders>
              <w:top w:val="nil"/>
              <w:left w:val="nil"/>
              <w:bottom w:val="nil"/>
              <w:right w:val="nil"/>
            </w:tcBorders>
            <w:vAlign w:val="bottom"/>
          </w:tcPr>
          <w:p w14:paraId="3F328B3A">
            <w:pPr>
              <w:widowControl/>
              <w:rPr>
                <w:rFonts w:hint="eastAsia" w:ascii="等线" w:hAnsi="等线" w:eastAsia="等线" w:cs="宋体"/>
                <w:color w:val="000000"/>
                <w:kern w:val="0"/>
                <w:szCs w:val="21"/>
              </w:rPr>
            </w:pPr>
            <w:r>
              <w:rPr>
                <w:rFonts w:hint="eastAsia" w:ascii="等线" w:hAnsi="等线" w:eastAsia="等线" w:cs="宋体"/>
                <w:color w:val="000000"/>
                <w:kern w:val="0"/>
                <w:szCs w:val="21"/>
              </w:rPr>
              <w:t>1.062</w:t>
            </w:r>
          </w:p>
        </w:tc>
        <w:tc>
          <w:tcPr>
            <w:tcW w:w="1044" w:type="dxa"/>
            <w:tcBorders>
              <w:top w:val="nil"/>
              <w:left w:val="nil"/>
              <w:bottom w:val="nil"/>
              <w:right w:val="nil"/>
            </w:tcBorders>
            <w:vAlign w:val="bottom"/>
          </w:tcPr>
          <w:p w14:paraId="1113F9CE">
            <w:pPr>
              <w:widowControl/>
              <w:rPr>
                <w:rFonts w:hint="eastAsia" w:ascii="等线" w:hAnsi="等线" w:eastAsia="等线" w:cs="宋体"/>
                <w:color w:val="000000"/>
                <w:kern w:val="0"/>
                <w:szCs w:val="21"/>
              </w:rPr>
            </w:pPr>
            <w:r>
              <w:rPr>
                <w:rFonts w:hint="eastAsia" w:ascii="等线" w:hAnsi="等线" w:eastAsia="等线" w:cs="宋体"/>
                <w:color w:val="000000"/>
                <w:kern w:val="0"/>
                <w:szCs w:val="21"/>
              </w:rPr>
              <w:t>1.031</w:t>
            </w:r>
          </w:p>
        </w:tc>
        <w:tc>
          <w:tcPr>
            <w:tcW w:w="1044" w:type="dxa"/>
            <w:tcBorders>
              <w:top w:val="nil"/>
              <w:left w:val="nil"/>
              <w:bottom w:val="nil"/>
              <w:right w:val="nil"/>
            </w:tcBorders>
            <w:vAlign w:val="bottom"/>
          </w:tcPr>
          <w:p w14:paraId="4662FD1F">
            <w:pPr>
              <w:widowControl/>
              <w:rPr>
                <w:rFonts w:hint="eastAsia" w:ascii="等线" w:hAnsi="等线" w:eastAsia="等线" w:cs="宋体"/>
                <w:color w:val="000000"/>
                <w:kern w:val="0"/>
                <w:szCs w:val="21"/>
              </w:rPr>
            </w:pPr>
            <w:r>
              <w:rPr>
                <w:rFonts w:hint="eastAsia" w:ascii="等线" w:hAnsi="等线" w:eastAsia="等线" w:cs="宋体"/>
                <w:color w:val="000000"/>
                <w:kern w:val="0"/>
                <w:szCs w:val="21"/>
              </w:rPr>
              <w:t>-1.664</w:t>
            </w:r>
          </w:p>
        </w:tc>
      </w:tr>
      <w:tr w14:paraId="2AF9AA34">
        <w:tblPrEx>
          <w:tblCellMar>
            <w:top w:w="0" w:type="dxa"/>
            <w:left w:w="108" w:type="dxa"/>
            <w:bottom w:w="0" w:type="dxa"/>
            <w:right w:w="108" w:type="dxa"/>
          </w:tblCellMar>
        </w:tblPrEx>
        <w:trPr>
          <w:trHeight w:val="288" w:hRule="atLeast"/>
        </w:trPr>
        <w:tc>
          <w:tcPr>
            <w:tcW w:w="1044" w:type="dxa"/>
            <w:tcBorders>
              <w:top w:val="nil"/>
              <w:left w:val="nil"/>
              <w:bottom w:val="nil"/>
              <w:right w:val="nil"/>
            </w:tcBorders>
            <w:vAlign w:val="bottom"/>
          </w:tcPr>
          <w:p w14:paraId="2543198F">
            <w:pPr>
              <w:widowControl/>
              <w:rPr>
                <w:rFonts w:hint="eastAsia" w:ascii="等线" w:hAnsi="等线" w:eastAsia="等线" w:cs="宋体"/>
                <w:color w:val="000000"/>
                <w:kern w:val="0"/>
                <w:szCs w:val="21"/>
              </w:rPr>
            </w:pPr>
            <w:r>
              <w:rPr>
                <w:rFonts w:hint="eastAsia" w:ascii="等线" w:hAnsi="等线" w:eastAsia="等线" w:cs="宋体"/>
                <w:color w:val="000000"/>
                <w:kern w:val="0"/>
                <w:szCs w:val="21"/>
              </w:rPr>
              <w:t>Fold 1</w:t>
            </w:r>
          </w:p>
        </w:tc>
        <w:tc>
          <w:tcPr>
            <w:tcW w:w="1044" w:type="dxa"/>
            <w:tcBorders>
              <w:top w:val="nil"/>
              <w:left w:val="nil"/>
              <w:bottom w:val="nil"/>
              <w:right w:val="nil"/>
            </w:tcBorders>
            <w:vAlign w:val="bottom"/>
          </w:tcPr>
          <w:p w14:paraId="1A384497">
            <w:pPr>
              <w:widowControl/>
              <w:rPr>
                <w:rFonts w:hint="eastAsia" w:ascii="等线" w:hAnsi="等线" w:eastAsia="等线" w:cs="宋体"/>
                <w:color w:val="000000"/>
                <w:kern w:val="0"/>
                <w:szCs w:val="21"/>
              </w:rPr>
            </w:pPr>
            <w:r>
              <w:rPr>
                <w:rFonts w:hint="eastAsia" w:ascii="等线" w:hAnsi="等线" w:eastAsia="等线" w:cs="宋体"/>
                <w:color w:val="000000"/>
                <w:kern w:val="0"/>
                <w:szCs w:val="21"/>
              </w:rPr>
              <w:t>1.701</w:t>
            </w:r>
          </w:p>
        </w:tc>
        <w:tc>
          <w:tcPr>
            <w:tcW w:w="1044" w:type="dxa"/>
            <w:tcBorders>
              <w:top w:val="nil"/>
              <w:left w:val="nil"/>
              <w:bottom w:val="nil"/>
              <w:right w:val="nil"/>
            </w:tcBorders>
            <w:vAlign w:val="bottom"/>
          </w:tcPr>
          <w:p w14:paraId="7BAC0CD3">
            <w:pPr>
              <w:widowControl/>
              <w:rPr>
                <w:rFonts w:hint="eastAsia" w:ascii="等线" w:hAnsi="等线" w:eastAsia="等线" w:cs="宋体"/>
                <w:color w:val="000000"/>
                <w:kern w:val="0"/>
                <w:szCs w:val="21"/>
              </w:rPr>
            </w:pPr>
            <w:r>
              <w:rPr>
                <w:rFonts w:hint="eastAsia" w:ascii="等线" w:hAnsi="等线" w:eastAsia="等线" w:cs="宋体"/>
                <w:color w:val="000000"/>
                <w:kern w:val="0"/>
                <w:szCs w:val="21"/>
              </w:rPr>
              <w:t>1.304</w:t>
            </w:r>
          </w:p>
        </w:tc>
        <w:tc>
          <w:tcPr>
            <w:tcW w:w="1044" w:type="dxa"/>
            <w:tcBorders>
              <w:top w:val="nil"/>
              <w:left w:val="nil"/>
              <w:bottom w:val="nil"/>
              <w:right w:val="nil"/>
            </w:tcBorders>
            <w:vAlign w:val="bottom"/>
          </w:tcPr>
          <w:p w14:paraId="1274EECB">
            <w:pPr>
              <w:widowControl/>
              <w:rPr>
                <w:rFonts w:hint="eastAsia" w:ascii="等线" w:hAnsi="等线" w:eastAsia="等线" w:cs="宋体"/>
                <w:color w:val="000000"/>
                <w:kern w:val="0"/>
                <w:szCs w:val="21"/>
              </w:rPr>
            </w:pPr>
            <w:r>
              <w:rPr>
                <w:rFonts w:hint="eastAsia" w:ascii="等线" w:hAnsi="等线" w:eastAsia="等线" w:cs="宋体"/>
                <w:color w:val="000000"/>
                <w:kern w:val="0"/>
                <w:szCs w:val="21"/>
              </w:rPr>
              <w:t>-0.476</w:t>
            </w:r>
          </w:p>
        </w:tc>
      </w:tr>
      <w:tr w14:paraId="059824A8">
        <w:tblPrEx>
          <w:tblCellMar>
            <w:top w:w="0" w:type="dxa"/>
            <w:left w:w="108" w:type="dxa"/>
            <w:bottom w:w="0" w:type="dxa"/>
            <w:right w:w="108" w:type="dxa"/>
          </w:tblCellMar>
        </w:tblPrEx>
        <w:trPr>
          <w:trHeight w:val="288" w:hRule="atLeast"/>
        </w:trPr>
        <w:tc>
          <w:tcPr>
            <w:tcW w:w="1044" w:type="dxa"/>
            <w:tcBorders>
              <w:top w:val="nil"/>
              <w:left w:val="nil"/>
              <w:bottom w:val="nil"/>
              <w:right w:val="nil"/>
            </w:tcBorders>
            <w:vAlign w:val="bottom"/>
          </w:tcPr>
          <w:p w14:paraId="4703592B">
            <w:pPr>
              <w:widowControl/>
              <w:rPr>
                <w:rFonts w:hint="eastAsia" w:ascii="等线" w:hAnsi="等线" w:eastAsia="等线" w:cs="宋体"/>
                <w:color w:val="000000"/>
                <w:kern w:val="0"/>
                <w:szCs w:val="21"/>
              </w:rPr>
            </w:pPr>
            <w:r>
              <w:rPr>
                <w:rFonts w:hint="eastAsia" w:ascii="等线" w:hAnsi="等线" w:eastAsia="等线" w:cs="宋体"/>
                <w:color w:val="000000"/>
                <w:kern w:val="0"/>
                <w:szCs w:val="21"/>
              </w:rPr>
              <w:t>Fold 2</w:t>
            </w:r>
          </w:p>
        </w:tc>
        <w:tc>
          <w:tcPr>
            <w:tcW w:w="1044" w:type="dxa"/>
            <w:tcBorders>
              <w:top w:val="nil"/>
              <w:left w:val="nil"/>
              <w:bottom w:val="nil"/>
              <w:right w:val="nil"/>
            </w:tcBorders>
            <w:vAlign w:val="bottom"/>
          </w:tcPr>
          <w:p w14:paraId="66809D03">
            <w:pPr>
              <w:widowControl/>
              <w:rPr>
                <w:rFonts w:hint="eastAsia" w:ascii="等线" w:hAnsi="等线" w:eastAsia="等线" w:cs="宋体"/>
                <w:color w:val="000000"/>
                <w:kern w:val="0"/>
                <w:szCs w:val="21"/>
              </w:rPr>
            </w:pPr>
            <w:r>
              <w:rPr>
                <w:rFonts w:hint="eastAsia" w:ascii="等线" w:hAnsi="等线" w:eastAsia="等线" w:cs="宋体"/>
                <w:color w:val="000000"/>
                <w:kern w:val="0"/>
                <w:szCs w:val="21"/>
              </w:rPr>
              <w:t>0.094</w:t>
            </w:r>
          </w:p>
        </w:tc>
        <w:tc>
          <w:tcPr>
            <w:tcW w:w="1044" w:type="dxa"/>
            <w:tcBorders>
              <w:top w:val="nil"/>
              <w:left w:val="nil"/>
              <w:bottom w:val="nil"/>
              <w:right w:val="nil"/>
            </w:tcBorders>
            <w:vAlign w:val="bottom"/>
          </w:tcPr>
          <w:p w14:paraId="6F14667C">
            <w:pPr>
              <w:widowControl/>
              <w:rPr>
                <w:rFonts w:hint="eastAsia" w:ascii="等线" w:hAnsi="等线" w:eastAsia="等线" w:cs="宋体"/>
                <w:color w:val="000000"/>
                <w:kern w:val="0"/>
                <w:szCs w:val="21"/>
              </w:rPr>
            </w:pPr>
            <w:r>
              <w:rPr>
                <w:rFonts w:hint="eastAsia" w:ascii="等线" w:hAnsi="等线" w:eastAsia="等线" w:cs="宋体"/>
                <w:color w:val="000000"/>
                <w:kern w:val="0"/>
                <w:szCs w:val="21"/>
              </w:rPr>
              <w:t>0.306</w:t>
            </w:r>
          </w:p>
        </w:tc>
        <w:tc>
          <w:tcPr>
            <w:tcW w:w="1044" w:type="dxa"/>
            <w:tcBorders>
              <w:top w:val="nil"/>
              <w:left w:val="nil"/>
              <w:bottom w:val="nil"/>
              <w:right w:val="nil"/>
            </w:tcBorders>
            <w:vAlign w:val="bottom"/>
          </w:tcPr>
          <w:p w14:paraId="7CACA08C">
            <w:pPr>
              <w:widowControl/>
              <w:rPr>
                <w:rFonts w:hint="eastAsia" w:ascii="等线" w:hAnsi="等线" w:eastAsia="等线" w:cs="宋体"/>
                <w:color w:val="000000"/>
                <w:kern w:val="0"/>
                <w:szCs w:val="21"/>
              </w:rPr>
            </w:pPr>
            <w:r>
              <w:rPr>
                <w:rFonts w:hint="eastAsia" w:ascii="等线" w:hAnsi="等线" w:eastAsia="等线" w:cs="宋体"/>
                <w:color w:val="000000"/>
                <w:kern w:val="0"/>
                <w:szCs w:val="21"/>
              </w:rPr>
              <w:t>-0.06</w:t>
            </w:r>
          </w:p>
        </w:tc>
      </w:tr>
    </w:tbl>
    <w:p w14:paraId="18F1776C">
      <w:r>
        <w:rPr>
          <w:b/>
          <w:bCs/>
        </w:rPr>
        <w:t>Average performance</w:t>
      </w:r>
      <w:r>
        <w:t>: MSE = 0.953, RMSE = 0.880, R² = -0.734.</w:t>
      </w:r>
    </w:p>
    <w:p w14:paraId="027F21D6">
      <w:r>
        <w:rPr>
          <w:b/>
          <w:bCs/>
        </w:rPr>
        <w:t>Result Analysis</w:t>
      </w:r>
      <w:r>
        <w:t>: Although the R² of the dual-encoder model remains negative, it has improved significantly compared to PCA+OLS (from -9.98 to -0.73). Notably, the R² of the third fold (Fold 2) is close to 0 (-0.06), indicating that the model has learned effective patterns during certain time periods. However, its overall performance still falls short of that of Random Forest, indicating that the potential of deep learning models has not yet been fully realized under the current small-sample mixed-frequency data. Further optimization can be achieved in the future through hyperparameter tuning and feature engineering.</w:t>
      </w:r>
    </w:p>
    <w:p w14:paraId="26FD5703"/>
    <w:p w14:paraId="6241B9AD">
      <w:r>
        <w:rPr>
          <w:b/>
          <w:bCs/>
        </w:rPr>
        <w:t>3.3 Random Forest Regression</w:t>
      </w:r>
    </w:p>
    <w:p w14:paraId="0E7CFEC4">
      <w:r>
        <w:rPr>
          <w:b/>
          <w:bCs/>
        </w:rPr>
        <w:t>3.3.1 Principles</w:t>
      </w:r>
    </w:p>
    <w:p w14:paraId="6C46524F">
      <w:r>
        <w:t>Random Forest is a decision tree algorithm based on Bagging ensemble learning. It reduces the risk of overfitting by constructing multiple independent decision trees and taking their average, and typically performs well in scenarios with small sample sizes and high-dimensional features.</w:t>
      </w:r>
    </w:p>
    <w:p w14:paraId="60D087E0">
      <w:r>
        <w:rPr>
          <w:b/>
          <w:bCs/>
        </w:rPr>
        <w:t>3.3.2 Data Processing</w:t>
      </w:r>
    </w:p>
    <w:p w14:paraId="3AF97ADC">
      <w:pPr>
        <w:numPr>
          <w:ilvl w:val="0"/>
          <w:numId w:val="8"/>
        </w:numPr>
        <w:tabs>
          <w:tab w:val="clear" w:pos="360"/>
        </w:tabs>
      </w:pPr>
      <w:r>
        <w:rPr>
          <w:b/>
          <w:bCs/>
        </w:rPr>
        <w:t>High-frequency feature processing</w:t>
      </w:r>
      <w:r>
        <w:t>: Ten</w:t>
      </w:r>
      <w:r>
        <w:noBreakHyphen/>
      </w:r>
      <w:r>
        <w:t>day</w:t>
      </w:r>
      <w:r>
        <w:noBreakHyphen/>
      </w:r>
      <w:r>
        <w:t>level high-frequency features (7 variables) are compressed to monthly averages, ensuring that each high-frequency feature has only one value per month.</w:t>
      </w:r>
    </w:p>
    <w:p w14:paraId="0FEB25A3">
      <w:pPr>
        <w:numPr>
          <w:ilvl w:val="0"/>
          <w:numId w:val="8"/>
        </w:numPr>
        <w:tabs>
          <w:tab w:val="clear" w:pos="360"/>
        </w:tabs>
      </w:pPr>
      <w:r>
        <w:rPr>
          <w:b/>
          <w:bCs/>
        </w:rPr>
        <w:t>Feature Concatenation</w:t>
      </w:r>
      <w:r>
        <w:t>: Concatenate the compressed monthly high-frequency features with the monthly macro features (6 variables) and the lagged CPI term (1 variable) across the cross-section to form a wide table.</w:t>
      </w:r>
    </w:p>
    <w:p w14:paraId="4B0F9E47">
      <w:pPr>
        <w:numPr>
          <w:ilvl w:val="0"/>
          <w:numId w:val="8"/>
        </w:numPr>
        <w:tabs>
          <w:tab w:val="clear" w:pos="360"/>
        </w:tabs>
      </w:pPr>
      <w:r>
        <w:rPr>
          <w:b/>
          <w:bCs/>
        </w:rPr>
        <w:t>Sliding Window</w:t>
      </w:r>
      <w:r>
        <w:t>: A sliding window of 15 months is used to flatten all features within the window into a single sample. The feature dimension of each sample is: 15 × (7 + 6 + 1) = 210.</w:t>
      </w:r>
    </w:p>
    <w:p w14:paraId="3137EF3F">
      <w:pPr>
        <w:numPr>
          <w:ilvl w:val="0"/>
          <w:numId w:val="8"/>
        </w:numPr>
        <w:tabs>
          <w:tab w:val="clear" w:pos="360"/>
        </w:tabs>
      </w:pPr>
      <w:r>
        <w:rPr>
          <w:b/>
          <w:bCs/>
        </w:rPr>
        <w:t>Training/Test Split</w:t>
      </w:r>
      <w:r>
        <w:t>: Time series cross-validation (3-fold TimeSeriesSplit) is employed, strictly partitioned by chronological order to ensure no leakage of future information.</w:t>
      </w:r>
    </w:p>
    <w:p w14:paraId="49E21B7A">
      <w:r>
        <w:rPr>
          <w:b/>
          <w:bCs/>
        </w:rPr>
        <w:t>3.3.3 Model Implementation Details</w:t>
      </w:r>
    </w:p>
    <w:p w14:paraId="0244FE20">
      <w:r>
        <w:rPr>
          <w:b/>
          <w:bCs/>
        </w:rPr>
        <w:t>Programming Library</w:t>
      </w:r>
      <w:r>
        <w:t>: The RandomForestRegressor from scikit-learn is used.</w:t>
      </w:r>
    </w:p>
    <w:p w14:paraId="2BD5CD32">
      <w:r>
        <w:rPr>
          <w:b/>
          <w:bCs/>
        </w:rPr>
        <w:t>Feature Input</w:t>
      </w:r>
      <w:r>
        <w:t>: The 210-dimensional feature vector described above is fed directly into the model without additional standardization (tree-based models are scale-invariant).</w:t>
      </w:r>
    </w:p>
    <w:p w14:paraId="442DBA27">
      <w:r>
        <w:rPr>
          <w:b/>
          <w:bCs/>
        </w:rPr>
        <w:t>Cross-Validation</w:t>
      </w:r>
      <w:r>
        <w:t>: A custom </w:t>
      </w:r>
      <w:r>
        <w:rPr>
          <w:rFonts w:ascii="Times New Roman" w:hAnsi="Times New Roman" w:cs="Times New Roman"/>
        </w:rPr>
        <w:t>run_sklearn_cv</w:t>
      </w:r>
      <w:r>
        <w:t> function is used; for each fold:</w:t>
      </w:r>
    </w:p>
    <w:p w14:paraId="294B437C">
      <w:pPr>
        <w:numPr>
          <w:ilvl w:val="0"/>
          <w:numId w:val="9"/>
        </w:numPr>
      </w:pPr>
      <w:r>
        <w:t>Split the dataset into training and testing sets based on chronological order;</w:t>
      </w:r>
    </w:p>
    <w:p w14:paraId="4768B34E">
      <w:pPr>
        <w:numPr>
          <w:ilvl w:val="0"/>
          <w:numId w:val="9"/>
        </w:numPr>
      </w:pPr>
      <w:r>
        <w:t>Fit the model to the training set;</w:t>
      </w:r>
    </w:p>
    <w:p w14:paraId="16B38736">
      <w:pPr>
        <w:numPr>
          <w:ilvl w:val="0"/>
          <w:numId w:val="9"/>
        </w:numPr>
      </w:pPr>
      <w:r>
        <w:t>Make predictions on the test set and calculate MSE, MAE, RMSE, and R².</w:t>
      </w:r>
    </w:p>
    <w:p w14:paraId="0056EE39">
      <w:r>
        <w:rPr>
          <w:b/>
          <w:bCs/>
        </w:rPr>
        <w:t>Full-dataset fitting</w:t>
      </w:r>
      <w:r>
        <w:t>: To obtain feature importance, refit the Random Forest model once on the entire dataset.</w:t>
      </w:r>
    </w:p>
    <w:p w14:paraId="21FDBEC0">
      <w:r>
        <w:rPr>
          <w:b/>
          <w:bCs/>
        </w:rPr>
        <w:t>Hyperparameter settings</w:t>
      </w:r>
      <w:r>
        <w:t>:</w:t>
      </w:r>
    </w:p>
    <w:p w14:paraId="1E8B8E84">
      <w:pPr>
        <w:numPr>
          <w:ilvl w:val="0"/>
          <w:numId w:val="9"/>
        </w:numPr>
      </w:pPr>
      <w:r>
        <w:t>n_estimators = 300</w:t>
      </w:r>
    </w:p>
    <w:p w14:paraId="6AE719BE">
      <w:pPr>
        <w:numPr>
          <w:ilvl w:val="0"/>
          <w:numId w:val="9"/>
        </w:numPr>
      </w:pPr>
      <w:r>
        <w:t>max_depth = 5</w:t>
      </w:r>
    </w:p>
    <w:p w14:paraId="3ED38C47">
      <w:pPr>
        <w:numPr>
          <w:ilvl w:val="0"/>
          <w:numId w:val="9"/>
        </w:numPr>
      </w:pPr>
      <w:r>
        <w:t>min_samples_leaf = 3</w:t>
      </w:r>
    </w:p>
    <w:p w14:paraId="54B95C2E">
      <w:pPr>
        <w:numPr>
          <w:ilvl w:val="0"/>
          <w:numId w:val="9"/>
        </w:numPr>
      </w:pPr>
      <w:r>
        <w:t>random_state = 30</w:t>
      </w:r>
    </w:p>
    <w:p w14:paraId="66122920">
      <w:r>
        <w:rPr>
          <w:b/>
          <w:bCs/>
        </w:rPr>
        <w:t>Feature Importance Extraction</w:t>
      </w:r>
      <w:r>
        <w:t>: Call the model's built-in </w:t>
      </w:r>
      <w:r>
        <w:rPr>
          <w:rFonts w:ascii="Times New Roman" w:hAnsi="Times New Roman" w:cs="Times New Roman"/>
        </w:rPr>
        <w:t>feature_importances_attribute</w:t>
      </w:r>
      <w:r>
        <w:t>, sort the results in descending order of importance, and output the top 15 most important features.</w:t>
      </w:r>
    </w:p>
    <w:p w14:paraId="61C0975A">
      <w:r>
        <w:rPr>
          <w:b/>
          <w:bCs/>
        </w:rPr>
        <w:t>3.3.4 Feature Importance Analysis</w:t>
      </w:r>
    </w:p>
    <w:p w14:paraId="41A7FF3D">
      <w:pPr>
        <w:rPr>
          <w:rFonts w:hint="eastAsia"/>
        </w:rPr>
      </w:pPr>
      <w:r>
        <w:t>Based on the output results (Table 3.1), the top five features and their importance are as follows:</w:t>
      </w:r>
    </w:p>
    <w:tbl>
      <w:tblPr>
        <w:tblStyle w:val="22"/>
        <w:tblW w:w="8611" w:type="dxa"/>
        <w:tblInd w:w="0" w:type="dxa"/>
        <w:tblLayout w:type="autofit"/>
        <w:tblCellMar>
          <w:top w:w="0" w:type="dxa"/>
          <w:left w:w="108" w:type="dxa"/>
          <w:bottom w:w="0" w:type="dxa"/>
          <w:right w:w="108" w:type="dxa"/>
        </w:tblCellMar>
      </w:tblPr>
      <w:tblGrid>
        <w:gridCol w:w="5689"/>
        <w:gridCol w:w="2922"/>
      </w:tblGrid>
      <w:tr w14:paraId="064F2611">
        <w:tblPrEx>
          <w:tblCellMar>
            <w:top w:w="0" w:type="dxa"/>
            <w:left w:w="108" w:type="dxa"/>
            <w:bottom w:w="0" w:type="dxa"/>
            <w:right w:w="108" w:type="dxa"/>
          </w:tblCellMar>
        </w:tblPrEx>
        <w:trPr>
          <w:trHeight w:val="61" w:hRule="atLeast"/>
        </w:trPr>
        <w:tc>
          <w:tcPr>
            <w:tcW w:w="5689" w:type="dxa"/>
            <w:tcBorders>
              <w:top w:val="nil"/>
              <w:left w:val="nil"/>
              <w:bottom w:val="nil"/>
              <w:right w:val="nil"/>
            </w:tcBorders>
            <w:shd w:val="clear" w:color="auto" w:fill="FFFFFF"/>
            <w:vAlign w:val="bottom"/>
          </w:tcPr>
          <w:p w14:paraId="536E7995">
            <w:pPr>
              <w:widowControl/>
              <w:rPr>
                <w:rFonts w:hint="eastAsia" w:ascii="等线" w:hAnsi="等线" w:eastAsia="等线" w:cs="宋体"/>
                <w:color w:val="000000"/>
                <w:kern w:val="0"/>
                <w:szCs w:val="21"/>
              </w:rPr>
            </w:pPr>
            <w:r>
              <w:rPr>
                <w:rFonts w:ascii="等线" w:hAnsi="等线" w:eastAsia="等线" w:cs="宋体"/>
                <w:color w:val="000000"/>
                <w:kern w:val="0"/>
                <w:szCs w:val="21"/>
              </w:rPr>
              <w:t>Feature</w:t>
            </w:r>
          </w:p>
        </w:tc>
        <w:tc>
          <w:tcPr>
            <w:tcW w:w="2922" w:type="dxa"/>
            <w:tcBorders>
              <w:top w:val="nil"/>
              <w:left w:val="nil"/>
              <w:bottom w:val="nil"/>
              <w:right w:val="nil"/>
            </w:tcBorders>
            <w:shd w:val="clear" w:color="auto" w:fill="FFFFFF"/>
            <w:vAlign w:val="bottom"/>
          </w:tcPr>
          <w:p w14:paraId="503B1987">
            <w:pPr>
              <w:widowControl/>
              <w:rPr>
                <w:rFonts w:hint="eastAsia" w:ascii="等线" w:hAnsi="等线" w:eastAsia="等线" w:cs="宋体"/>
                <w:color w:val="000000"/>
                <w:kern w:val="0"/>
                <w:szCs w:val="21"/>
              </w:rPr>
            </w:pPr>
            <w:r>
              <w:rPr>
                <w:rFonts w:ascii="等线" w:hAnsi="等线" w:eastAsia="等线" w:cs="宋体"/>
                <w:color w:val="000000"/>
                <w:kern w:val="0"/>
                <w:szCs w:val="21"/>
              </w:rPr>
              <w:t>Importance</w:t>
            </w:r>
          </w:p>
        </w:tc>
      </w:tr>
      <w:tr w14:paraId="4383A2AC">
        <w:tblPrEx>
          <w:tblCellMar>
            <w:top w:w="0" w:type="dxa"/>
            <w:left w:w="108" w:type="dxa"/>
            <w:bottom w:w="0" w:type="dxa"/>
            <w:right w:w="108" w:type="dxa"/>
          </w:tblCellMar>
        </w:tblPrEx>
        <w:trPr>
          <w:trHeight w:val="179" w:hRule="atLeast"/>
        </w:trPr>
        <w:tc>
          <w:tcPr>
            <w:tcW w:w="5689" w:type="dxa"/>
            <w:tcBorders>
              <w:top w:val="nil"/>
              <w:left w:val="nil"/>
              <w:bottom w:val="nil"/>
              <w:right w:val="nil"/>
            </w:tcBorders>
            <w:shd w:val="clear" w:color="auto" w:fill="FFFFFF"/>
            <w:vAlign w:val="bottom"/>
          </w:tcPr>
          <w:p w14:paraId="2573FB5F">
            <w:pPr>
              <w:widowControl/>
              <w:rPr>
                <w:rFonts w:hint="eastAsia" w:ascii="等线" w:hAnsi="等线" w:eastAsia="等线" w:cs="宋体"/>
                <w:color w:val="000000"/>
                <w:kern w:val="0"/>
                <w:szCs w:val="21"/>
              </w:rPr>
            </w:pPr>
            <w:r>
              <w:rPr>
                <w:rFonts w:ascii="等线" w:hAnsi="等线" w:eastAsia="等线" w:cs="宋体"/>
                <w:color w:val="000000"/>
                <w:kern w:val="0"/>
                <w:szCs w:val="21"/>
              </w:rPr>
              <w:t>t15_China:CPI:Month-over-Month</w:t>
            </w:r>
          </w:p>
        </w:tc>
        <w:tc>
          <w:tcPr>
            <w:tcW w:w="2922" w:type="dxa"/>
            <w:tcBorders>
              <w:top w:val="nil"/>
              <w:left w:val="nil"/>
              <w:bottom w:val="nil"/>
              <w:right w:val="nil"/>
            </w:tcBorders>
            <w:shd w:val="clear" w:color="auto" w:fill="FFFFFF"/>
            <w:vAlign w:val="bottom"/>
          </w:tcPr>
          <w:p w14:paraId="6D7F30E5">
            <w:pPr>
              <w:widowControl/>
              <w:rPr>
                <w:rFonts w:hint="eastAsia" w:ascii="等线" w:hAnsi="等线" w:eastAsia="等线" w:cs="宋体"/>
                <w:color w:val="000000"/>
                <w:kern w:val="0"/>
                <w:szCs w:val="21"/>
              </w:rPr>
            </w:pPr>
            <w:r>
              <w:rPr>
                <w:rFonts w:hint="eastAsia" w:ascii="等线" w:hAnsi="等线" w:eastAsia="等线" w:cs="宋体"/>
                <w:color w:val="000000"/>
                <w:kern w:val="0"/>
                <w:szCs w:val="21"/>
              </w:rPr>
              <w:t>0.842</w:t>
            </w:r>
          </w:p>
        </w:tc>
      </w:tr>
      <w:tr w14:paraId="5F23E154">
        <w:tblPrEx>
          <w:tblCellMar>
            <w:top w:w="0" w:type="dxa"/>
            <w:left w:w="108" w:type="dxa"/>
            <w:bottom w:w="0" w:type="dxa"/>
            <w:right w:w="108" w:type="dxa"/>
          </w:tblCellMar>
        </w:tblPrEx>
        <w:trPr>
          <w:trHeight w:val="239" w:hRule="atLeast"/>
        </w:trPr>
        <w:tc>
          <w:tcPr>
            <w:tcW w:w="5689" w:type="dxa"/>
            <w:tcBorders>
              <w:top w:val="nil"/>
              <w:left w:val="nil"/>
              <w:bottom w:val="nil"/>
              <w:right w:val="nil"/>
            </w:tcBorders>
            <w:shd w:val="clear" w:color="auto" w:fill="FFFFFF"/>
            <w:vAlign w:val="bottom"/>
          </w:tcPr>
          <w:p w14:paraId="2C048677">
            <w:pPr>
              <w:widowControl/>
              <w:rPr>
                <w:rFonts w:hint="eastAsia" w:ascii="等线" w:hAnsi="等线" w:eastAsia="等线" w:cs="宋体"/>
                <w:color w:val="000000"/>
                <w:kern w:val="0"/>
                <w:szCs w:val="21"/>
              </w:rPr>
            </w:pPr>
            <w:r>
              <w:rPr>
                <w:rFonts w:ascii="等线" w:hAnsi="等线" w:eastAsia="等线" w:cs="宋体"/>
                <w:color w:val="000000"/>
                <w:kern w:val="0"/>
                <w:szCs w:val="21"/>
              </w:rPr>
              <w:t>t15_China:PPI:Consumer Goods:Month-over-Month</w:t>
            </w:r>
          </w:p>
        </w:tc>
        <w:tc>
          <w:tcPr>
            <w:tcW w:w="2922" w:type="dxa"/>
            <w:tcBorders>
              <w:top w:val="nil"/>
              <w:left w:val="nil"/>
              <w:bottom w:val="nil"/>
              <w:right w:val="nil"/>
            </w:tcBorders>
            <w:shd w:val="clear" w:color="auto" w:fill="FFFFFF"/>
            <w:vAlign w:val="bottom"/>
          </w:tcPr>
          <w:p w14:paraId="44A73EE0">
            <w:pPr>
              <w:widowControl/>
              <w:rPr>
                <w:rFonts w:hint="eastAsia" w:ascii="等线" w:hAnsi="等线" w:eastAsia="等线" w:cs="宋体"/>
                <w:color w:val="000000"/>
                <w:kern w:val="0"/>
                <w:szCs w:val="21"/>
              </w:rPr>
            </w:pPr>
            <w:r>
              <w:rPr>
                <w:rFonts w:hint="eastAsia" w:ascii="等线" w:hAnsi="等线" w:eastAsia="等线" w:cs="宋体"/>
                <w:color w:val="000000"/>
                <w:kern w:val="0"/>
                <w:szCs w:val="21"/>
              </w:rPr>
              <w:t>0.027</w:t>
            </w:r>
          </w:p>
        </w:tc>
      </w:tr>
      <w:tr w14:paraId="6F767EC3">
        <w:tblPrEx>
          <w:tblCellMar>
            <w:top w:w="0" w:type="dxa"/>
            <w:left w:w="108" w:type="dxa"/>
            <w:bottom w:w="0" w:type="dxa"/>
            <w:right w:w="108" w:type="dxa"/>
          </w:tblCellMar>
        </w:tblPrEx>
        <w:trPr>
          <w:trHeight w:val="179" w:hRule="atLeast"/>
        </w:trPr>
        <w:tc>
          <w:tcPr>
            <w:tcW w:w="5689" w:type="dxa"/>
            <w:tcBorders>
              <w:top w:val="nil"/>
              <w:left w:val="nil"/>
              <w:bottom w:val="nil"/>
              <w:right w:val="nil"/>
            </w:tcBorders>
            <w:shd w:val="clear" w:color="auto" w:fill="FFFFFF"/>
            <w:vAlign w:val="bottom"/>
          </w:tcPr>
          <w:p w14:paraId="7E883811">
            <w:pPr>
              <w:widowControl/>
              <w:rPr>
                <w:rFonts w:hint="eastAsia" w:ascii="等线" w:hAnsi="等线" w:eastAsia="等线" w:cs="宋体"/>
                <w:color w:val="000000"/>
                <w:kern w:val="0"/>
                <w:szCs w:val="21"/>
              </w:rPr>
            </w:pPr>
            <w:r>
              <w:rPr>
                <w:rFonts w:ascii="等线" w:hAnsi="等线" w:eastAsia="等线" w:cs="宋体"/>
                <w:color w:val="000000"/>
                <w:kern w:val="0"/>
                <w:szCs w:val="21"/>
              </w:rPr>
              <w:t>t14_China:CPI:Month-over-Month</w:t>
            </w:r>
          </w:p>
        </w:tc>
        <w:tc>
          <w:tcPr>
            <w:tcW w:w="2922" w:type="dxa"/>
            <w:tcBorders>
              <w:top w:val="nil"/>
              <w:left w:val="nil"/>
              <w:bottom w:val="nil"/>
              <w:right w:val="nil"/>
            </w:tcBorders>
            <w:shd w:val="clear" w:color="auto" w:fill="FFFFFF"/>
            <w:vAlign w:val="bottom"/>
          </w:tcPr>
          <w:p w14:paraId="4ADBDB3D">
            <w:pPr>
              <w:widowControl/>
              <w:rPr>
                <w:rFonts w:hint="eastAsia" w:ascii="等线" w:hAnsi="等线" w:eastAsia="等线" w:cs="宋体"/>
                <w:color w:val="000000"/>
                <w:kern w:val="0"/>
                <w:szCs w:val="21"/>
              </w:rPr>
            </w:pPr>
            <w:r>
              <w:rPr>
                <w:rFonts w:hint="eastAsia" w:ascii="等线" w:hAnsi="等线" w:eastAsia="等线" w:cs="宋体"/>
                <w:color w:val="000000"/>
                <w:kern w:val="0"/>
                <w:szCs w:val="21"/>
              </w:rPr>
              <w:t>0.021</w:t>
            </w:r>
          </w:p>
        </w:tc>
      </w:tr>
      <w:tr w14:paraId="66027613">
        <w:tblPrEx>
          <w:tblCellMar>
            <w:top w:w="0" w:type="dxa"/>
            <w:left w:w="108" w:type="dxa"/>
            <w:bottom w:w="0" w:type="dxa"/>
            <w:right w:w="108" w:type="dxa"/>
          </w:tblCellMar>
        </w:tblPrEx>
        <w:trPr>
          <w:trHeight w:val="239" w:hRule="atLeast"/>
        </w:trPr>
        <w:tc>
          <w:tcPr>
            <w:tcW w:w="5689" w:type="dxa"/>
            <w:tcBorders>
              <w:top w:val="nil"/>
              <w:left w:val="nil"/>
              <w:bottom w:val="nil"/>
              <w:right w:val="nil"/>
            </w:tcBorders>
            <w:shd w:val="clear" w:color="auto" w:fill="FFFFFF"/>
            <w:vAlign w:val="bottom"/>
          </w:tcPr>
          <w:p w14:paraId="2FE9E33F">
            <w:pPr>
              <w:widowControl/>
              <w:rPr>
                <w:rFonts w:hint="eastAsia" w:ascii="等线" w:hAnsi="等线" w:eastAsia="等线" w:cs="宋体"/>
                <w:color w:val="000000"/>
                <w:kern w:val="0"/>
                <w:szCs w:val="21"/>
              </w:rPr>
            </w:pPr>
            <w:r>
              <w:rPr>
                <w:rFonts w:ascii="等线" w:hAnsi="等线" w:eastAsia="等线" w:cs="宋体"/>
                <w:color w:val="000000"/>
                <w:kern w:val="0"/>
                <w:szCs w:val="21"/>
              </w:rPr>
              <w:t>t14_China:PPI:Consumer Goods:Month-over-Month</w:t>
            </w:r>
          </w:p>
        </w:tc>
        <w:tc>
          <w:tcPr>
            <w:tcW w:w="2922" w:type="dxa"/>
            <w:tcBorders>
              <w:top w:val="nil"/>
              <w:left w:val="nil"/>
              <w:bottom w:val="nil"/>
              <w:right w:val="nil"/>
            </w:tcBorders>
            <w:shd w:val="clear" w:color="auto" w:fill="FFFFFF"/>
            <w:vAlign w:val="bottom"/>
          </w:tcPr>
          <w:p w14:paraId="3ABFAAA6">
            <w:pPr>
              <w:widowControl/>
              <w:rPr>
                <w:rFonts w:hint="eastAsia" w:ascii="等线" w:hAnsi="等线" w:eastAsia="等线" w:cs="宋体"/>
                <w:color w:val="000000"/>
                <w:kern w:val="0"/>
                <w:szCs w:val="21"/>
              </w:rPr>
            </w:pPr>
            <w:r>
              <w:rPr>
                <w:rFonts w:hint="eastAsia" w:ascii="等线" w:hAnsi="等线" w:eastAsia="等线" w:cs="宋体"/>
                <w:color w:val="000000"/>
                <w:kern w:val="0"/>
                <w:szCs w:val="21"/>
              </w:rPr>
              <w:t>0.013</w:t>
            </w:r>
          </w:p>
        </w:tc>
      </w:tr>
      <w:tr w14:paraId="48902FE6">
        <w:tblPrEx>
          <w:tblCellMar>
            <w:top w:w="0" w:type="dxa"/>
            <w:left w:w="108" w:type="dxa"/>
            <w:bottom w:w="0" w:type="dxa"/>
            <w:right w:w="108" w:type="dxa"/>
          </w:tblCellMar>
        </w:tblPrEx>
        <w:trPr>
          <w:trHeight w:val="179" w:hRule="atLeast"/>
        </w:trPr>
        <w:tc>
          <w:tcPr>
            <w:tcW w:w="5689" w:type="dxa"/>
            <w:tcBorders>
              <w:top w:val="nil"/>
              <w:left w:val="nil"/>
              <w:bottom w:val="nil"/>
              <w:right w:val="nil"/>
            </w:tcBorders>
            <w:shd w:val="clear" w:color="auto" w:fill="FFFFFF"/>
            <w:vAlign w:val="bottom"/>
          </w:tcPr>
          <w:p w14:paraId="07789398">
            <w:pPr>
              <w:widowControl/>
              <w:rPr>
                <w:rFonts w:hint="eastAsia" w:ascii="等线" w:hAnsi="等线" w:eastAsia="等线" w:cs="宋体"/>
                <w:color w:val="000000"/>
                <w:kern w:val="0"/>
                <w:szCs w:val="21"/>
              </w:rPr>
            </w:pPr>
            <w:r>
              <w:rPr>
                <w:rFonts w:ascii="等线" w:hAnsi="等线" w:eastAsia="等线" w:cs="宋体"/>
                <w:color w:val="000000"/>
                <w:kern w:val="0"/>
                <w:szCs w:val="21"/>
              </w:rPr>
              <w:t>t5_China:Average Wholesale Price:Pork</w:t>
            </w:r>
          </w:p>
        </w:tc>
        <w:tc>
          <w:tcPr>
            <w:tcW w:w="2922" w:type="dxa"/>
            <w:tcBorders>
              <w:top w:val="nil"/>
              <w:left w:val="nil"/>
              <w:bottom w:val="nil"/>
              <w:right w:val="nil"/>
            </w:tcBorders>
            <w:shd w:val="clear" w:color="auto" w:fill="FFFFFF"/>
            <w:vAlign w:val="bottom"/>
          </w:tcPr>
          <w:p w14:paraId="37C2D5C8">
            <w:pPr>
              <w:widowControl/>
              <w:rPr>
                <w:rFonts w:hint="eastAsia" w:ascii="等线" w:hAnsi="等线" w:eastAsia="等线" w:cs="宋体"/>
                <w:color w:val="000000"/>
                <w:kern w:val="0"/>
                <w:szCs w:val="21"/>
              </w:rPr>
            </w:pPr>
            <w:r>
              <w:rPr>
                <w:rFonts w:hint="eastAsia" w:ascii="等线" w:hAnsi="等线" w:eastAsia="等线" w:cs="宋体"/>
                <w:color w:val="000000"/>
                <w:kern w:val="0"/>
                <w:szCs w:val="21"/>
              </w:rPr>
              <w:t>0.005</w:t>
            </w:r>
          </w:p>
        </w:tc>
      </w:tr>
    </w:tbl>
    <w:p w14:paraId="3946F4E1">
      <w:pPr>
        <w:numPr>
          <w:ilvl w:val="0"/>
          <w:numId w:val="10"/>
        </w:numPr>
        <w:tabs>
          <w:tab w:val="clear" w:pos="360"/>
        </w:tabs>
      </w:pPr>
      <w:r>
        <w:t>The importance of </w:t>
      </w:r>
      <w:r>
        <w:rPr>
          <w:b/>
          <w:bCs/>
        </w:rPr>
        <w:t>the CPI's own lagged term</w:t>
      </w:r>
      <w:r>
        <w:t> is as high as </w:t>
      </w:r>
      <w:r>
        <w:rPr>
          <w:b/>
          <w:bCs/>
        </w:rPr>
        <w:t>0.84</w:t>
      </w:r>
      <w:r>
        <w:t>, indicating that the CPI exhibits strong autocorrelation, and forecasts rely heavily on its historical momentum.</w:t>
      </w:r>
    </w:p>
    <w:p w14:paraId="722D3041">
      <w:pPr>
        <w:numPr>
          <w:ilvl w:val="0"/>
          <w:numId w:val="10"/>
        </w:numPr>
        <w:tabs>
          <w:tab w:val="clear" w:pos="360"/>
        </w:tabs>
      </w:pPr>
      <w:r>
        <w:rPr>
          <w:b/>
          <w:bCs/>
        </w:rPr>
        <w:t>The month-over-month change in PPI for consumer goods</w:t>
      </w:r>
      <w:r>
        <w:t> (lagged term) ranks second, validating the mechanism by which upstream prices are passed on to final consumer prices.</w:t>
      </w:r>
    </w:p>
    <w:p w14:paraId="4AA1299F">
      <w:pPr>
        <w:numPr>
          <w:ilvl w:val="0"/>
          <w:numId w:val="10"/>
        </w:numPr>
        <w:tabs>
          <w:tab w:val="clear" w:pos="360"/>
        </w:tabs>
      </w:pPr>
      <w:r>
        <w:rPr>
          <w:b/>
          <w:bCs/>
        </w:rPr>
        <w:t>The average wholesale price of pork</w:t>
      </w:r>
      <w:r>
        <w:t> ranks among the top five, consistent with the significant impact of cyclical fluctuations in pig farming on the food component of the CPI.</w:t>
      </w:r>
    </w:p>
    <w:p w14:paraId="23C683EB">
      <w:pPr>
        <w:numPr>
          <w:ilvl w:val="0"/>
          <w:numId w:val="10"/>
        </w:numPr>
        <w:tabs>
          <w:tab w:val="clear" w:pos="360"/>
        </w:tabs>
      </w:pPr>
      <w:r>
        <w:rPr>
          <w:b/>
          <w:bCs/>
        </w:rPr>
        <w:t>The index of listed prices for existing home sales</w:t>
      </w:r>
      <w:r>
        <w:t> and </w:t>
      </w:r>
      <w:r>
        <w:rPr>
          <w:b/>
          <w:bCs/>
        </w:rPr>
        <w:t>net monetary injections from open market operations</w:t>
      </w:r>
      <w:r>
        <w:t> also carry significant weight, reflecting the potential impact of real estate and monetary policies on inflation.</w:t>
      </w:r>
    </w:p>
    <w:p w14:paraId="11BF88F8">
      <w:r>
        <w:rPr>
          <w:b/>
          <w:bCs/>
        </w:rPr>
        <w:t>3.3.5 Model Stability and Forecast Results</w:t>
      </w:r>
    </w:p>
    <w:p w14:paraId="639866FE">
      <w:pPr>
        <w:rPr>
          <w:rFonts w:hint="eastAsia"/>
        </w:rPr>
      </w:pPr>
      <w:r>
        <w:t>Through 3-fold cross-validation of the time series, the performance of the Random Forest model across each fold is as follows:</w:t>
      </w:r>
    </w:p>
    <w:tbl>
      <w:tblPr>
        <w:tblStyle w:val="22"/>
        <w:tblW w:w="4296" w:type="dxa"/>
        <w:tblInd w:w="0" w:type="dxa"/>
        <w:tblLayout w:type="autofit"/>
        <w:tblCellMar>
          <w:top w:w="0" w:type="dxa"/>
          <w:left w:w="108" w:type="dxa"/>
          <w:bottom w:w="0" w:type="dxa"/>
          <w:right w:w="108" w:type="dxa"/>
        </w:tblCellMar>
      </w:tblPr>
      <w:tblGrid>
        <w:gridCol w:w="1044"/>
        <w:gridCol w:w="1044"/>
        <w:gridCol w:w="1164"/>
        <w:gridCol w:w="1044"/>
      </w:tblGrid>
      <w:tr w14:paraId="731CC571">
        <w:tblPrEx>
          <w:tblCellMar>
            <w:top w:w="0" w:type="dxa"/>
            <w:left w:w="108" w:type="dxa"/>
            <w:bottom w:w="0" w:type="dxa"/>
            <w:right w:w="108" w:type="dxa"/>
          </w:tblCellMar>
        </w:tblPrEx>
        <w:trPr>
          <w:trHeight w:val="288" w:hRule="atLeast"/>
        </w:trPr>
        <w:tc>
          <w:tcPr>
            <w:tcW w:w="1044" w:type="dxa"/>
            <w:tcBorders>
              <w:top w:val="nil"/>
              <w:left w:val="nil"/>
              <w:bottom w:val="nil"/>
              <w:right w:val="nil"/>
            </w:tcBorders>
            <w:vAlign w:val="bottom"/>
          </w:tcPr>
          <w:p w14:paraId="170BB8C7">
            <w:pPr>
              <w:widowControl/>
              <w:rPr>
                <w:rFonts w:hint="eastAsia" w:ascii="等线" w:hAnsi="等线" w:eastAsia="等线" w:cs="宋体"/>
                <w:color w:val="000000"/>
                <w:kern w:val="0"/>
                <w:szCs w:val="21"/>
              </w:rPr>
            </w:pPr>
            <w:r>
              <w:rPr>
                <w:rFonts w:ascii="等线" w:hAnsi="等线" w:eastAsia="等线" w:cs="宋体"/>
                <w:color w:val="000000"/>
                <w:kern w:val="0"/>
                <w:szCs w:val="21"/>
              </w:rPr>
              <w:t>Fold</w:t>
            </w:r>
          </w:p>
        </w:tc>
        <w:tc>
          <w:tcPr>
            <w:tcW w:w="1044" w:type="dxa"/>
            <w:tcBorders>
              <w:top w:val="nil"/>
              <w:left w:val="nil"/>
              <w:bottom w:val="nil"/>
              <w:right w:val="nil"/>
            </w:tcBorders>
            <w:vAlign w:val="bottom"/>
          </w:tcPr>
          <w:p w14:paraId="37BC687C">
            <w:pPr>
              <w:widowControl/>
              <w:rPr>
                <w:rFonts w:hint="eastAsia" w:ascii="等线" w:hAnsi="等线" w:eastAsia="等线" w:cs="宋体"/>
                <w:color w:val="000000"/>
                <w:kern w:val="0"/>
                <w:szCs w:val="21"/>
              </w:rPr>
            </w:pPr>
            <w:r>
              <w:rPr>
                <w:rFonts w:hint="eastAsia" w:ascii="等线" w:hAnsi="等线" w:eastAsia="等线" w:cs="宋体"/>
                <w:color w:val="000000"/>
                <w:kern w:val="0"/>
                <w:szCs w:val="21"/>
              </w:rPr>
              <w:t>MSE</w:t>
            </w:r>
          </w:p>
        </w:tc>
        <w:tc>
          <w:tcPr>
            <w:tcW w:w="1164" w:type="dxa"/>
            <w:tcBorders>
              <w:top w:val="nil"/>
              <w:left w:val="nil"/>
              <w:bottom w:val="nil"/>
              <w:right w:val="nil"/>
            </w:tcBorders>
            <w:vAlign w:val="bottom"/>
          </w:tcPr>
          <w:p w14:paraId="52012DBE">
            <w:pPr>
              <w:widowControl/>
              <w:rPr>
                <w:rFonts w:hint="eastAsia" w:ascii="等线" w:hAnsi="等线" w:eastAsia="等线" w:cs="宋体"/>
                <w:color w:val="000000"/>
                <w:kern w:val="0"/>
                <w:szCs w:val="21"/>
              </w:rPr>
            </w:pPr>
            <w:r>
              <w:rPr>
                <w:rFonts w:hint="eastAsia" w:ascii="等线" w:hAnsi="等线" w:eastAsia="等线" w:cs="宋体"/>
                <w:color w:val="000000"/>
                <w:kern w:val="0"/>
                <w:szCs w:val="21"/>
              </w:rPr>
              <w:t>RMSE</w:t>
            </w:r>
          </w:p>
        </w:tc>
        <w:tc>
          <w:tcPr>
            <w:tcW w:w="1044" w:type="dxa"/>
            <w:tcBorders>
              <w:top w:val="nil"/>
              <w:left w:val="nil"/>
              <w:bottom w:val="nil"/>
              <w:right w:val="nil"/>
            </w:tcBorders>
            <w:vAlign w:val="bottom"/>
          </w:tcPr>
          <w:p w14:paraId="1244C3EB">
            <w:pPr>
              <w:widowControl/>
              <w:rPr>
                <w:rFonts w:hint="eastAsia" w:ascii="等线" w:hAnsi="等线" w:eastAsia="等线" w:cs="宋体"/>
                <w:color w:val="000000"/>
                <w:kern w:val="0"/>
                <w:szCs w:val="21"/>
              </w:rPr>
            </w:pPr>
            <w:r>
              <w:rPr>
                <w:rFonts w:hint="eastAsia" w:ascii="等线" w:hAnsi="等线" w:eastAsia="等线" w:cs="宋体"/>
                <w:color w:val="000000"/>
                <w:kern w:val="0"/>
                <w:szCs w:val="21"/>
              </w:rPr>
              <w:t>R²</w:t>
            </w:r>
          </w:p>
        </w:tc>
      </w:tr>
      <w:tr w14:paraId="019FB28F">
        <w:tblPrEx>
          <w:tblCellMar>
            <w:top w:w="0" w:type="dxa"/>
            <w:left w:w="108" w:type="dxa"/>
            <w:bottom w:w="0" w:type="dxa"/>
            <w:right w:w="108" w:type="dxa"/>
          </w:tblCellMar>
        </w:tblPrEx>
        <w:trPr>
          <w:trHeight w:val="288" w:hRule="atLeast"/>
        </w:trPr>
        <w:tc>
          <w:tcPr>
            <w:tcW w:w="1044" w:type="dxa"/>
            <w:tcBorders>
              <w:top w:val="nil"/>
              <w:left w:val="nil"/>
              <w:bottom w:val="nil"/>
              <w:right w:val="nil"/>
            </w:tcBorders>
            <w:vAlign w:val="bottom"/>
          </w:tcPr>
          <w:p w14:paraId="31CF6D4C">
            <w:pPr>
              <w:widowControl/>
              <w:rPr>
                <w:rFonts w:hint="eastAsia" w:ascii="等线" w:hAnsi="等线" w:eastAsia="等线" w:cs="宋体"/>
                <w:color w:val="000000"/>
                <w:kern w:val="0"/>
                <w:szCs w:val="21"/>
              </w:rPr>
            </w:pPr>
            <w:r>
              <w:rPr>
                <w:rFonts w:hint="eastAsia" w:ascii="等线" w:hAnsi="等线" w:eastAsia="等线" w:cs="宋体"/>
                <w:color w:val="000000"/>
                <w:kern w:val="0"/>
                <w:szCs w:val="21"/>
              </w:rPr>
              <w:t>Fold 0</w:t>
            </w:r>
          </w:p>
        </w:tc>
        <w:tc>
          <w:tcPr>
            <w:tcW w:w="1044" w:type="dxa"/>
            <w:tcBorders>
              <w:top w:val="nil"/>
              <w:left w:val="nil"/>
              <w:bottom w:val="nil"/>
              <w:right w:val="nil"/>
            </w:tcBorders>
            <w:vAlign w:val="bottom"/>
          </w:tcPr>
          <w:p w14:paraId="7DA0D027">
            <w:pPr>
              <w:widowControl/>
              <w:rPr>
                <w:rFonts w:hint="eastAsia" w:ascii="等线" w:hAnsi="等线" w:eastAsia="等线" w:cs="宋体"/>
                <w:color w:val="000000"/>
                <w:kern w:val="0"/>
                <w:szCs w:val="21"/>
              </w:rPr>
            </w:pPr>
            <w:r>
              <w:rPr>
                <w:rFonts w:hint="eastAsia" w:ascii="等线" w:hAnsi="等线" w:eastAsia="等线" w:cs="宋体"/>
                <w:color w:val="000000"/>
                <w:kern w:val="0"/>
                <w:szCs w:val="21"/>
              </w:rPr>
              <w:t>0.187</w:t>
            </w:r>
          </w:p>
        </w:tc>
        <w:tc>
          <w:tcPr>
            <w:tcW w:w="1164" w:type="dxa"/>
            <w:tcBorders>
              <w:top w:val="nil"/>
              <w:left w:val="nil"/>
              <w:bottom w:val="nil"/>
              <w:right w:val="nil"/>
            </w:tcBorders>
            <w:vAlign w:val="bottom"/>
          </w:tcPr>
          <w:p w14:paraId="1D5E5651">
            <w:pPr>
              <w:widowControl/>
              <w:rPr>
                <w:rFonts w:hint="eastAsia" w:ascii="等线" w:hAnsi="等线" w:eastAsia="等线" w:cs="宋体"/>
                <w:color w:val="000000"/>
                <w:kern w:val="0"/>
                <w:szCs w:val="21"/>
              </w:rPr>
            </w:pPr>
            <w:r>
              <w:rPr>
                <w:rFonts w:hint="eastAsia" w:ascii="等线" w:hAnsi="等线" w:eastAsia="等线" w:cs="宋体"/>
                <w:color w:val="000000"/>
                <w:kern w:val="0"/>
                <w:szCs w:val="21"/>
              </w:rPr>
              <w:t>0.433</w:t>
            </w:r>
          </w:p>
        </w:tc>
        <w:tc>
          <w:tcPr>
            <w:tcW w:w="1044" w:type="dxa"/>
            <w:tcBorders>
              <w:top w:val="nil"/>
              <w:left w:val="nil"/>
              <w:bottom w:val="nil"/>
              <w:right w:val="nil"/>
            </w:tcBorders>
            <w:vAlign w:val="bottom"/>
          </w:tcPr>
          <w:p w14:paraId="47221580">
            <w:pPr>
              <w:widowControl/>
              <w:rPr>
                <w:rFonts w:hint="eastAsia" w:ascii="等线" w:hAnsi="等线" w:eastAsia="等线" w:cs="宋体"/>
                <w:color w:val="000000"/>
                <w:kern w:val="0"/>
                <w:szCs w:val="21"/>
              </w:rPr>
            </w:pPr>
            <w:r>
              <w:rPr>
                <w:rFonts w:hint="eastAsia" w:ascii="等线" w:hAnsi="等线" w:eastAsia="等线" w:cs="宋体"/>
                <w:color w:val="000000"/>
                <w:kern w:val="0"/>
                <w:szCs w:val="21"/>
              </w:rPr>
              <w:t>0.53</w:t>
            </w:r>
          </w:p>
        </w:tc>
      </w:tr>
      <w:tr w14:paraId="7FE12450">
        <w:tblPrEx>
          <w:tblCellMar>
            <w:top w:w="0" w:type="dxa"/>
            <w:left w:w="108" w:type="dxa"/>
            <w:bottom w:w="0" w:type="dxa"/>
            <w:right w:w="108" w:type="dxa"/>
          </w:tblCellMar>
        </w:tblPrEx>
        <w:trPr>
          <w:trHeight w:val="288" w:hRule="atLeast"/>
        </w:trPr>
        <w:tc>
          <w:tcPr>
            <w:tcW w:w="1044" w:type="dxa"/>
            <w:tcBorders>
              <w:top w:val="nil"/>
              <w:left w:val="nil"/>
              <w:bottom w:val="nil"/>
              <w:right w:val="nil"/>
            </w:tcBorders>
            <w:vAlign w:val="bottom"/>
          </w:tcPr>
          <w:p w14:paraId="6691D05E">
            <w:pPr>
              <w:widowControl/>
              <w:rPr>
                <w:rFonts w:hint="eastAsia" w:ascii="等线" w:hAnsi="等线" w:eastAsia="等线" w:cs="宋体"/>
                <w:color w:val="000000"/>
                <w:kern w:val="0"/>
                <w:szCs w:val="21"/>
              </w:rPr>
            </w:pPr>
            <w:r>
              <w:rPr>
                <w:rFonts w:hint="eastAsia" w:ascii="等线" w:hAnsi="等线" w:eastAsia="等线" w:cs="宋体"/>
                <w:color w:val="000000"/>
                <w:kern w:val="0"/>
                <w:szCs w:val="21"/>
              </w:rPr>
              <w:t>Fold 1</w:t>
            </w:r>
          </w:p>
        </w:tc>
        <w:tc>
          <w:tcPr>
            <w:tcW w:w="1044" w:type="dxa"/>
            <w:tcBorders>
              <w:top w:val="nil"/>
              <w:left w:val="nil"/>
              <w:bottom w:val="nil"/>
              <w:right w:val="nil"/>
            </w:tcBorders>
            <w:vAlign w:val="bottom"/>
          </w:tcPr>
          <w:p w14:paraId="02F39DBD">
            <w:pPr>
              <w:widowControl/>
              <w:rPr>
                <w:rFonts w:hint="eastAsia" w:ascii="等线" w:hAnsi="等线" w:eastAsia="等线" w:cs="宋体"/>
                <w:color w:val="000000"/>
                <w:kern w:val="0"/>
                <w:szCs w:val="21"/>
              </w:rPr>
            </w:pPr>
            <w:r>
              <w:rPr>
                <w:rFonts w:hint="eastAsia" w:ascii="等线" w:hAnsi="等线" w:eastAsia="等线" w:cs="宋体"/>
                <w:color w:val="000000"/>
                <w:kern w:val="0"/>
                <w:szCs w:val="21"/>
              </w:rPr>
              <w:t>1.735</w:t>
            </w:r>
          </w:p>
        </w:tc>
        <w:tc>
          <w:tcPr>
            <w:tcW w:w="1164" w:type="dxa"/>
            <w:tcBorders>
              <w:top w:val="nil"/>
              <w:left w:val="nil"/>
              <w:bottom w:val="nil"/>
              <w:right w:val="nil"/>
            </w:tcBorders>
            <w:vAlign w:val="bottom"/>
          </w:tcPr>
          <w:p w14:paraId="56F716B4">
            <w:pPr>
              <w:widowControl/>
              <w:rPr>
                <w:rFonts w:hint="eastAsia" w:ascii="等线" w:hAnsi="等线" w:eastAsia="等线" w:cs="宋体"/>
                <w:color w:val="000000"/>
                <w:kern w:val="0"/>
                <w:szCs w:val="21"/>
              </w:rPr>
            </w:pPr>
            <w:r>
              <w:rPr>
                <w:rFonts w:hint="eastAsia" w:ascii="等线" w:hAnsi="等线" w:eastAsia="等线" w:cs="宋体"/>
                <w:color w:val="000000"/>
                <w:kern w:val="0"/>
                <w:szCs w:val="21"/>
              </w:rPr>
              <w:t>1.317</w:t>
            </w:r>
          </w:p>
        </w:tc>
        <w:tc>
          <w:tcPr>
            <w:tcW w:w="1044" w:type="dxa"/>
            <w:tcBorders>
              <w:top w:val="nil"/>
              <w:left w:val="nil"/>
              <w:bottom w:val="nil"/>
              <w:right w:val="nil"/>
            </w:tcBorders>
            <w:vAlign w:val="bottom"/>
          </w:tcPr>
          <w:p w14:paraId="602ED653">
            <w:pPr>
              <w:widowControl/>
              <w:rPr>
                <w:rFonts w:hint="eastAsia" w:ascii="等线" w:hAnsi="等线" w:eastAsia="等线" w:cs="宋体"/>
                <w:color w:val="000000"/>
                <w:kern w:val="0"/>
                <w:szCs w:val="21"/>
              </w:rPr>
            </w:pPr>
            <w:r>
              <w:rPr>
                <w:rFonts w:hint="eastAsia" w:ascii="等线" w:hAnsi="等线" w:eastAsia="等线" w:cs="宋体"/>
                <w:color w:val="000000"/>
                <w:kern w:val="0"/>
                <w:szCs w:val="21"/>
              </w:rPr>
              <w:t>-0.506</w:t>
            </w:r>
          </w:p>
        </w:tc>
      </w:tr>
      <w:tr w14:paraId="447817AE">
        <w:tblPrEx>
          <w:tblCellMar>
            <w:top w:w="0" w:type="dxa"/>
            <w:left w:w="108" w:type="dxa"/>
            <w:bottom w:w="0" w:type="dxa"/>
            <w:right w:w="108" w:type="dxa"/>
          </w:tblCellMar>
        </w:tblPrEx>
        <w:trPr>
          <w:trHeight w:val="288" w:hRule="atLeast"/>
        </w:trPr>
        <w:tc>
          <w:tcPr>
            <w:tcW w:w="1044" w:type="dxa"/>
            <w:tcBorders>
              <w:top w:val="nil"/>
              <w:left w:val="nil"/>
              <w:bottom w:val="nil"/>
              <w:right w:val="nil"/>
            </w:tcBorders>
            <w:vAlign w:val="bottom"/>
          </w:tcPr>
          <w:p w14:paraId="7B3AFC0F">
            <w:pPr>
              <w:widowControl/>
              <w:rPr>
                <w:rFonts w:hint="eastAsia" w:ascii="等线" w:hAnsi="等线" w:eastAsia="等线" w:cs="宋体"/>
                <w:color w:val="000000"/>
                <w:kern w:val="0"/>
                <w:szCs w:val="21"/>
              </w:rPr>
            </w:pPr>
            <w:r>
              <w:rPr>
                <w:rFonts w:hint="eastAsia" w:ascii="等线" w:hAnsi="等线" w:eastAsia="等线" w:cs="宋体"/>
                <w:color w:val="000000"/>
                <w:kern w:val="0"/>
                <w:szCs w:val="21"/>
              </w:rPr>
              <w:t>Fold 2</w:t>
            </w:r>
          </w:p>
        </w:tc>
        <w:tc>
          <w:tcPr>
            <w:tcW w:w="1044" w:type="dxa"/>
            <w:tcBorders>
              <w:top w:val="nil"/>
              <w:left w:val="nil"/>
              <w:bottom w:val="nil"/>
              <w:right w:val="nil"/>
            </w:tcBorders>
            <w:vAlign w:val="bottom"/>
          </w:tcPr>
          <w:p w14:paraId="20E4B3FA">
            <w:pPr>
              <w:widowControl/>
              <w:rPr>
                <w:rFonts w:hint="eastAsia" w:ascii="等线" w:hAnsi="等线" w:eastAsia="等线" w:cs="宋体"/>
                <w:color w:val="000000"/>
                <w:kern w:val="0"/>
                <w:szCs w:val="21"/>
              </w:rPr>
            </w:pPr>
            <w:r>
              <w:rPr>
                <w:rFonts w:hint="eastAsia" w:ascii="等线" w:hAnsi="等线" w:eastAsia="等线" w:cs="宋体"/>
                <w:color w:val="000000"/>
                <w:kern w:val="0"/>
                <w:szCs w:val="21"/>
              </w:rPr>
              <w:t>0.041</w:t>
            </w:r>
          </w:p>
        </w:tc>
        <w:tc>
          <w:tcPr>
            <w:tcW w:w="1164" w:type="dxa"/>
            <w:tcBorders>
              <w:top w:val="nil"/>
              <w:left w:val="nil"/>
              <w:bottom w:val="nil"/>
              <w:right w:val="nil"/>
            </w:tcBorders>
            <w:vAlign w:val="bottom"/>
          </w:tcPr>
          <w:p w14:paraId="00D94049">
            <w:pPr>
              <w:widowControl/>
              <w:rPr>
                <w:rFonts w:hint="eastAsia" w:ascii="等线" w:hAnsi="等线" w:eastAsia="等线" w:cs="宋体"/>
                <w:color w:val="000000"/>
                <w:kern w:val="0"/>
                <w:szCs w:val="21"/>
              </w:rPr>
            </w:pPr>
            <w:r>
              <w:rPr>
                <w:rFonts w:hint="eastAsia" w:ascii="等线" w:hAnsi="等线" w:eastAsia="等线" w:cs="宋体"/>
                <w:color w:val="000000"/>
                <w:kern w:val="0"/>
                <w:szCs w:val="21"/>
              </w:rPr>
              <w:t>0.202</w:t>
            </w:r>
          </w:p>
        </w:tc>
        <w:tc>
          <w:tcPr>
            <w:tcW w:w="1044" w:type="dxa"/>
            <w:tcBorders>
              <w:top w:val="nil"/>
              <w:left w:val="nil"/>
              <w:bottom w:val="nil"/>
              <w:right w:val="nil"/>
            </w:tcBorders>
            <w:vAlign w:val="bottom"/>
          </w:tcPr>
          <w:p w14:paraId="2983E86B">
            <w:pPr>
              <w:widowControl/>
              <w:rPr>
                <w:rFonts w:hint="eastAsia" w:ascii="等线" w:hAnsi="等线" w:eastAsia="等线" w:cs="宋体"/>
                <w:color w:val="000000"/>
                <w:kern w:val="0"/>
                <w:szCs w:val="21"/>
              </w:rPr>
            </w:pPr>
            <w:r>
              <w:rPr>
                <w:rFonts w:hint="eastAsia" w:ascii="等线" w:hAnsi="等线" w:eastAsia="等线" w:cs="宋体"/>
                <w:color w:val="000000"/>
                <w:kern w:val="0"/>
                <w:szCs w:val="21"/>
              </w:rPr>
              <w:t>0.537</w:t>
            </w:r>
          </w:p>
        </w:tc>
      </w:tr>
    </w:tbl>
    <w:p w14:paraId="1FCBD406">
      <w:pPr>
        <w:numPr>
          <w:ilvl w:val="0"/>
          <w:numId w:val="11"/>
        </w:numPr>
        <w:tabs>
          <w:tab w:val="clear" w:pos="360"/>
        </w:tabs>
      </w:pPr>
      <w:r>
        <w:t>Fold 1 performed poorly (with a negative R²), which may be related to the fact that the test period included a phase of severe economic volatility;</w:t>
      </w:r>
    </w:p>
    <w:p w14:paraId="6991A658">
      <w:pPr>
        <w:numPr>
          <w:ilvl w:val="0"/>
          <w:numId w:val="11"/>
        </w:numPr>
        <w:tabs>
          <w:tab w:val="clear" w:pos="360"/>
        </w:tabs>
      </w:pPr>
      <w:r>
        <w:t>Fold 0 and Fold 2 performed well, indicating that the model has strong predictive capabilities during stable periods;</w:t>
      </w:r>
    </w:p>
    <w:p w14:paraId="13A778B4">
      <w:pPr>
        <w:numPr>
          <w:ilvl w:val="0"/>
          <w:numId w:val="11"/>
        </w:numPr>
        <w:tabs>
          <w:tab w:val="clear" w:pos="360"/>
        </w:tabs>
      </w:pPr>
      <w:r>
        <w:t>The overall average R² is 0.187; while positive, it is relatively low, indicating that the model still has room for improvement.</w:t>
      </w:r>
    </w:p>
    <w:p w14:paraId="1ACE5919">
      <w:r>
        <w:rPr>
          <w:b/>
          <w:bCs/>
        </w:rPr>
        <w:t>Out-of-sample prediction</w:t>
      </w:r>
      <w:r>
        <w:t>: Using the random forest model fitted on the entire dataset and inputting the latest valid features, the out-of-sample CPI forecast is </w:t>
      </w:r>
      <w:r>
        <w:rPr>
          <w:b/>
          <w:bCs/>
        </w:rPr>
        <w:t>-0.0168</w:t>
      </w:r>
      <w:r>
        <w:t>, which is close to zero, pointing to an economic landscape characterized by low inflation and weak recovery.</w:t>
      </w:r>
    </w:p>
    <w:p w14:paraId="5556DA73">
      <w:pPr>
        <w:rPr>
          <w:rFonts w:hint="eastAsia"/>
        </w:rPr>
      </w:pPr>
    </w:p>
    <w:p w14:paraId="32F14093">
      <w:pPr>
        <w:keepNext w:val="0"/>
        <w:keepLines w:val="0"/>
        <w:widowControl/>
        <w:suppressLineNumbers w:val="0"/>
        <w:spacing w:before="0" w:beforeAutospacing="1" w:after="0" w:afterAutospacing="1"/>
        <w:ind w:left="0" w:leftChars="0" w:right="0" w:rightChars="0"/>
        <w:jc w:val="left"/>
        <w:rPr>
          <w:rFonts w:asciiTheme="minorHAnsi" w:hAnsiTheme="minorHAnsi" w:eastAsiaTheme="minorEastAsia" w:cstheme="minorBidi"/>
          <w:kern w:val="0"/>
          <w:sz w:val="24"/>
          <w:szCs w:val="24"/>
          <w:lang w:val="en-US" w:eastAsia="zh-CN" w:bidi="ar"/>
        </w:rPr>
      </w:pPr>
    </w:p>
    <w:p w14:paraId="4A968CD1"/>
    <w:p w14:paraId="5B17F428">
      <w:pPr>
        <w:pStyle w:val="2"/>
      </w:pPr>
      <w:r>
        <w:t>IV. Empirical Results and Comparative Analysis</w:t>
      </w:r>
    </w:p>
    <w:p w14:paraId="40FE7F71">
      <w:pPr>
        <w:pStyle w:val="5"/>
      </w:pPr>
      <w:bookmarkStart w:id="1" w:name="evaluation-metrics-setting"/>
      <w:r>
        <w:t>4.1 Evaluation Metrics Setting</w:t>
      </w:r>
    </w:p>
    <w:p w14:paraId="7E6BF4E1">
      <w:pPr>
        <w:pStyle w:val="4"/>
      </w:pPr>
      <w:r>
        <w:t xml:space="preserve">To strictly avoid the most common future data leakage problem in time series forecasting, this study adopts </w:t>
      </w:r>
      <w:r>
        <w:rPr>
          <w:b/>
          <w:bCs/>
        </w:rPr>
        <w:t>Time Series Cross-Validation (TimeSeriesSplit, n_splits=3)</w:t>
      </w:r>
      <w:r>
        <w:t xml:space="preserve"> as the core validation method. The training and test sets are divided in chronological order to ensure that the timestamps of all training data are earlier than those of the test data, fully simulating the prediction logic in real investment scenarios.</w:t>
      </w:r>
    </w:p>
    <w:p w14:paraId="0E9E4BFC">
      <w:pPr>
        <w:pStyle w:val="3"/>
      </w:pPr>
      <w:r>
        <w:t>Three complementary regression metrics are selected for quantitative evaluation to measure model performance from different dimensions:</w:t>
      </w:r>
    </w:p>
    <w:p w14:paraId="69D5B9C4">
      <w:pPr>
        <w:numPr>
          <w:ilvl w:val="0"/>
          <w:numId w:val="12"/>
        </w:numPr>
      </w:pPr>
      <w:r>
        <w:rPr>
          <w:b/>
          <w:bCs/>
        </w:rPr>
        <w:t>Mean Squared Error (MSE)</w:t>
      </w:r>
      <w:r>
        <w:t>: Imposes higher penalties on large prediction errors and reflects the model’s ability to fit extreme fluctuations in CPI</w:t>
      </w:r>
    </w:p>
    <w:p w14:paraId="47448F63">
      <w:pPr>
        <w:numPr>
          <w:ilvl w:val="0"/>
          <w:numId w:val="12"/>
        </w:numPr>
      </w:pPr>
      <w:r>
        <w:rPr>
          <w:b/>
          <w:bCs/>
        </w:rPr>
        <w:t>Mean Absolute Error (MAE)</w:t>
      </w:r>
      <w:r>
        <w:t>: Has stronger robustness, directly measures the average deviation between predicted values and real CPI year-on-year growth rates, and the results have intuitive economic interpretability</w:t>
      </w:r>
    </w:p>
    <w:p w14:paraId="2C3D941F">
      <w:pPr>
        <w:numPr>
          <w:ilvl w:val="0"/>
          <w:numId w:val="12"/>
        </w:numPr>
      </w:pPr>
      <w:r>
        <w:rPr>
          <w:b/>
          <w:bCs/>
        </w:rPr>
        <w:t>Coefficient of Determination (R²)</w:t>
      </w:r>
      <w:r>
        <w:t>: Measures the model’s ability to explain the variation in CPI year-on-year growth rates, with a value range of (-∞, 1]. A negative value indicates that the model’s prediction performance is inferior to using the historical mean as the baseline prediction.</w:t>
      </w:r>
    </w:p>
    <w:bookmarkEnd w:id="1"/>
    <w:p w14:paraId="516823DB">
      <w:pPr>
        <w:pStyle w:val="5"/>
      </w:pPr>
      <w:bookmarkStart w:id="2" w:name="X9becff4c64cb9348c432f6a61ec5ca6929bdab8"/>
      <w:r>
        <w:t>4.2 Attribution of Predictor Importance and Validation of Economic Logic</w:t>
      </w:r>
    </w:p>
    <w:p w14:paraId="2334640C">
      <w:pPr>
        <w:pStyle w:val="4"/>
      </w:pPr>
      <w:r>
        <w:t>Based on the feature importance ranking output by the full-sample trained random forest model, the results show that CPI forecasting has extremely strong autocorrelation and industrial chain transmission characteristics, which are highly consistent with macroeconomic theory.</w:t>
      </w:r>
    </w:p>
    <w:p w14:paraId="2BEEF1E2">
      <w:pPr>
        <w:pStyle w:val="3"/>
        <w:ind w:firstLine="367"/>
        <w:jc w:val="center"/>
        <w:rPr>
          <w:sz w:val="18"/>
          <w:szCs w:val="18"/>
        </w:rPr>
      </w:pPr>
      <w:r>
        <w:rPr>
          <w:b/>
          <w:bCs/>
          <w:sz w:val="18"/>
          <w:szCs w:val="18"/>
        </w:rPr>
        <w:t>Table 4-1 Top 15 Feature Importance of Random Forest</w:t>
      </w:r>
    </w:p>
    <w:tbl>
      <w:tblPr>
        <w:tblStyle w:val="34"/>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83"/>
        <w:gridCol w:w="5026"/>
        <w:gridCol w:w="1744"/>
      </w:tblGrid>
      <w:tr w14:paraId="6D3BB5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0" w:type="auto"/>
            <w:tcBorders>
              <w:bottom w:val="single" w:color="auto" w:sz="4" w:space="0"/>
              <w:insideH w:val="single" w:sz="4" w:space="0"/>
            </w:tcBorders>
            <w:vAlign w:val="center"/>
          </w:tcPr>
          <w:p w14:paraId="08C2368F">
            <w:pPr>
              <w:pStyle w:val="30"/>
              <w:jc w:val="center"/>
              <w:rPr>
                <w:b/>
                <w:i w:val="0"/>
                <w:sz w:val="20"/>
                <w:szCs w:val="20"/>
              </w:rPr>
            </w:pPr>
            <w:r>
              <w:rPr>
                <w:b/>
                <w:i w:val="0"/>
                <w:sz w:val="20"/>
                <w:szCs w:val="20"/>
              </w:rPr>
              <w:t>Rank</w:t>
            </w:r>
          </w:p>
        </w:tc>
        <w:tc>
          <w:tcPr>
            <w:tcW w:w="0" w:type="auto"/>
            <w:tcBorders>
              <w:bottom w:val="single" w:color="auto" w:sz="4" w:space="0"/>
              <w:insideH w:val="single" w:sz="4" w:space="0"/>
            </w:tcBorders>
            <w:vAlign w:val="center"/>
          </w:tcPr>
          <w:p w14:paraId="1DB3BC0E">
            <w:pPr>
              <w:pStyle w:val="30"/>
              <w:jc w:val="center"/>
              <w:rPr>
                <w:b/>
                <w:i w:val="0"/>
                <w:sz w:val="20"/>
                <w:szCs w:val="20"/>
              </w:rPr>
            </w:pPr>
            <w:r>
              <w:rPr>
                <w:b/>
                <w:i w:val="0"/>
                <w:sz w:val="20"/>
                <w:szCs w:val="20"/>
              </w:rPr>
              <w:t>Feature Name</w:t>
            </w:r>
          </w:p>
        </w:tc>
        <w:tc>
          <w:tcPr>
            <w:tcW w:w="0" w:type="auto"/>
            <w:tcBorders>
              <w:top w:val="single" w:color="auto" w:sz="12" w:space="0"/>
              <w:bottom w:val="single" w:color="auto" w:sz="4" w:space="0"/>
              <w:insideH w:val="single" w:sz="4" w:space="0"/>
            </w:tcBorders>
            <w:vAlign w:val="center"/>
          </w:tcPr>
          <w:p w14:paraId="13423018">
            <w:pPr>
              <w:pStyle w:val="30"/>
              <w:jc w:val="center"/>
              <w:rPr>
                <w:b/>
                <w:i w:val="0"/>
                <w:sz w:val="20"/>
                <w:szCs w:val="20"/>
              </w:rPr>
            </w:pPr>
            <w:r>
              <w:rPr>
                <w:b/>
                <w:i w:val="0"/>
                <w:sz w:val="20"/>
                <w:szCs w:val="20"/>
              </w:rPr>
              <w:t>Importance Score</w:t>
            </w:r>
          </w:p>
        </w:tc>
      </w:tr>
      <w:tr w14:paraId="392AECD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6AA079B">
            <w:pPr>
              <w:pStyle w:val="30"/>
              <w:jc w:val="center"/>
              <w:rPr>
                <w:sz w:val="20"/>
                <w:szCs w:val="20"/>
              </w:rPr>
            </w:pPr>
            <w:r>
              <w:rPr>
                <w:sz w:val="20"/>
                <w:szCs w:val="20"/>
              </w:rPr>
              <w:t>1</w:t>
            </w:r>
          </w:p>
        </w:tc>
        <w:tc>
          <w:tcPr>
            <w:tcW w:w="0" w:type="auto"/>
            <w:vAlign w:val="center"/>
          </w:tcPr>
          <w:p w14:paraId="63F29628">
            <w:pPr>
              <w:pStyle w:val="30"/>
              <w:jc w:val="center"/>
              <w:rPr>
                <w:sz w:val="20"/>
                <w:szCs w:val="20"/>
              </w:rPr>
            </w:pPr>
            <w:r>
              <w:rPr>
                <w:sz w:val="20"/>
                <w:szCs w:val="20"/>
              </w:rPr>
              <w:t>t15_China: CPI: Month-on-Year</w:t>
            </w:r>
          </w:p>
        </w:tc>
        <w:tc>
          <w:tcPr>
            <w:tcW w:w="0" w:type="auto"/>
            <w:vAlign w:val="center"/>
          </w:tcPr>
          <w:p w14:paraId="6C7755FE">
            <w:pPr>
              <w:pStyle w:val="30"/>
              <w:jc w:val="center"/>
              <w:rPr>
                <w:sz w:val="20"/>
                <w:szCs w:val="20"/>
              </w:rPr>
            </w:pPr>
            <w:r>
              <w:rPr>
                <w:sz w:val="20"/>
                <w:szCs w:val="20"/>
              </w:rPr>
              <w:t>0.8420</w:t>
            </w:r>
          </w:p>
        </w:tc>
      </w:tr>
      <w:tr w14:paraId="5823B0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3ECC6F16">
            <w:pPr>
              <w:pStyle w:val="30"/>
              <w:jc w:val="center"/>
              <w:rPr>
                <w:sz w:val="20"/>
                <w:szCs w:val="20"/>
              </w:rPr>
            </w:pPr>
            <w:r>
              <w:rPr>
                <w:sz w:val="20"/>
                <w:szCs w:val="20"/>
              </w:rPr>
              <w:t>2</w:t>
            </w:r>
          </w:p>
        </w:tc>
        <w:tc>
          <w:tcPr>
            <w:tcW w:w="0" w:type="auto"/>
            <w:vAlign w:val="center"/>
          </w:tcPr>
          <w:p w14:paraId="43CE7250">
            <w:pPr>
              <w:pStyle w:val="30"/>
              <w:jc w:val="center"/>
              <w:rPr>
                <w:sz w:val="20"/>
                <w:szCs w:val="20"/>
              </w:rPr>
            </w:pPr>
            <w:r>
              <w:rPr>
                <w:sz w:val="20"/>
                <w:szCs w:val="20"/>
              </w:rPr>
              <w:t>t15_China: PPI: Means of Production: Month-on-Year</w:t>
            </w:r>
          </w:p>
        </w:tc>
        <w:tc>
          <w:tcPr>
            <w:tcW w:w="0" w:type="auto"/>
            <w:vAlign w:val="center"/>
          </w:tcPr>
          <w:p w14:paraId="6204404D">
            <w:pPr>
              <w:pStyle w:val="30"/>
              <w:jc w:val="center"/>
              <w:rPr>
                <w:sz w:val="20"/>
                <w:szCs w:val="20"/>
              </w:rPr>
            </w:pPr>
            <w:r>
              <w:rPr>
                <w:sz w:val="20"/>
                <w:szCs w:val="20"/>
              </w:rPr>
              <w:t>0.0266</w:t>
            </w:r>
          </w:p>
        </w:tc>
      </w:tr>
      <w:tr w14:paraId="3BC5979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6C3BBE1E">
            <w:pPr>
              <w:pStyle w:val="30"/>
              <w:jc w:val="center"/>
              <w:rPr>
                <w:sz w:val="20"/>
                <w:szCs w:val="20"/>
              </w:rPr>
            </w:pPr>
            <w:r>
              <w:rPr>
                <w:sz w:val="20"/>
                <w:szCs w:val="20"/>
              </w:rPr>
              <w:t>3</w:t>
            </w:r>
          </w:p>
        </w:tc>
        <w:tc>
          <w:tcPr>
            <w:tcW w:w="0" w:type="auto"/>
            <w:vAlign w:val="center"/>
          </w:tcPr>
          <w:p w14:paraId="4AF9767D">
            <w:pPr>
              <w:pStyle w:val="30"/>
              <w:jc w:val="center"/>
              <w:rPr>
                <w:sz w:val="20"/>
                <w:szCs w:val="20"/>
              </w:rPr>
            </w:pPr>
            <w:r>
              <w:rPr>
                <w:sz w:val="20"/>
                <w:szCs w:val="20"/>
              </w:rPr>
              <w:t>t14_China: CPI: Month-on-Year</w:t>
            </w:r>
          </w:p>
        </w:tc>
        <w:tc>
          <w:tcPr>
            <w:tcW w:w="0" w:type="auto"/>
            <w:vAlign w:val="center"/>
          </w:tcPr>
          <w:p w14:paraId="5F438156">
            <w:pPr>
              <w:pStyle w:val="30"/>
              <w:jc w:val="center"/>
              <w:rPr>
                <w:sz w:val="20"/>
                <w:szCs w:val="20"/>
              </w:rPr>
            </w:pPr>
            <w:r>
              <w:rPr>
                <w:sz w:val="20"/>
                <w:szCs w:val="20"/>
              </w:rPr>
              <w:t>0.0210</w:t>
            </w:r>
          </w:p>
        </w:tc>
      </w:tr>
      <w:tr w14:paraId="5809C9A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6560D92">
            <w:pPr>
              <w:pStyle w:val="30"/>
              <w:jc w:val="center"/>
              <w:rPr>
                <w:sz w:val="20"/>
                <w:szCs w:val="20"/>
              </w:rPr>
            </w:pPr>
            <w:r>
              <w:rPr>
                <w:sz w:val="20"/>
                <w:szCs w:val="20"/>
              </w:rPr>
              <w:t>4</w:t>
            </w:r>
          </w:p>
        </w:tc>
        <w:tc>
          <w:tcPr>
            <w:tcW w:w="0" w:type="auto"/>
            <w:vAlign w:val="center"/>
          </w:tcPr>
          <w:p w14:paraId="4E5361F8">
            <w:pPr>
              <w:pStyle w:val="30"/>
              <w:jc w:val="center"/>
              <w:rPr>
                <w:sz w:val="20"/>
                <w:szCs w:val="20"/>
              </w:rPr>
            </w:pPr>
            <w:r>
              <w:rPr>
                <w:sz w:val="20"/>
                <w:szCs w:val="20"/>
              </w:rPr>
              <w:t>t14_China: PPI: Means of Production: Month-on-Year</w:t>
            </w:r>
          </w:p>
        </w:tc>
        <w:tc>
          <w:tcPr>
            <w:tcW w:w="0" w:type="auto"/>
            <w:vAlign w:val="center"/>
          </w:tcPr>
          <w:p w14:paraId="6FE24F51">
            <w:pPr>
              <w:pStyle w:val="30"/>
              <w:jc w:val="center"/>
              <w:rPr>
                <w:sz w:val="20"/>
                <w:szCs w:val="20"/>
              </w:rPr>
            </w:pPr>
            <w:r>
              <w:rPr>
                <w:sz w:val="20"/>
                <w:szCs w:val="20"/>
              </w:rPr>
              <w:t>0.0132</w:t>
            </w:r>
          </w:p>
        </w:tc>
      </w:tr>
      <w:tr w14:paraId="37A5C4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0A8A6689">
            <w:pPr>
              <w:pStyle w:val="30"/>
              <w:jc w:val="center"/>
              <w:rPr>
                <w:sz w:val="20"/>
                <w:szCs w:val="20"/>
              </w:rPr>
            </w:pPr>
            <w:r>
              <w:rPr>
                <w:sz w:val="20"/>
                <w:szCs w:val="20"/>
              </w:rPr>
              <w:t>5</w:t>
            </w:r>
          </w:p>
        </w:tc>
        <w:tc>
          <w:tcPr>
            <w:tcW w:w="0" w:type="auto"/>
            <w:vAlign w:val="center"/>
          </w:tcPr>
          <w:p w14:paraId="7A8C5F32">
            <w:pPr>
              <w:pStyle w:val="30"/>
              <w:jc w:val="center"/>
              <w:rPr>
                <w:sz w:val="20"/>
                <w:szCs w:val="20"/>
              </w:rPr>
            </w:pPr>
            <w:r>
              <w:rPr>
                <w:sz w:val="20"/>
                <w:szCs w:val="20"/>
              </w:rPr>
              <w:t>t5_China: Average Wholesale Price: Pork</w:t>
            </w:r>
          </w:p>
        </w:tc>
        <w:tc>
          <w:tcPr>
            <w:tcW w:w="0" w:type="auto"/>
            <w:vAlign w:val="center"/>
          </w:tcPr>
          <w:p w14:paraId="762D01AA">
            <w:pPr>
              <w:pStyle w:val="30"/>
              <w:jc w:val="center"/>
              <w:rPr>
                <w:sz w:val="20"/>
                <w:szCs w:val="20"/>
              </w:rPr>
            </w:pPr>
            <w:r>
              <w:rPr>
                <w:sz w:val="20"/>
                <w:szCs w:val="20"/>
              </w:rPr>
              <w:t>0.0054</w:t>
            </w:r>
          </w:p>
        </w:tc>
      </w:tr>
      <w:tr w14:paraId="4971743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6D6B8D2F">
            <w:pPr>
              <w:pStyle w:val="30"/>
              <w:jc w:val="center"/>
              <w:rPr>
                <w:sz w:val="20"/>
                <w:szCs w:val="20"/>
              </w:rPr>
            </w:pPr>
            <w:r>
              <w:rPr>
                <w:sz w:val="20"/>
                <w:szCs w:val="20"/>
              </w:rPr>
              <w:t>6</w:t>
            </w:r>
          </w:p>
        </w:tc>
        <w:tc>
          <w:tcPr>
            <w:tcW w:w="0" w:type="auto"/>
            <w:vAlign w:val="center"/>
          </w:tcPr>
          <w:p w14:paraId="52143D02">
            <w:pPr>
              <w:pStyle w:val="30"/>
              <w:jc w:val="center"/>
              <w:rPr>
                <w:sz w:val="20"/>
                <w:szCs w:val="20"/>
              </w:rPr>
            </w:pPr>
            <w:r>
              <w:rPr>
                <w:sz w:val="20"/>
                <w:szCs w:val="20"/>
              </w:rPr>
              <w:t>t9_China: Second-hand House Listing Price Index</w:t>
            </w:r>
          </w:p>
        </w:tc>
        <w:tc>
          <w:tcPr>
            <w:tcW w:w="0" w:type="auto"/>
            <w:vAlign w:val="center"/>
          </w:tcPr>
          <w:p w14:paraId="6D755602">
            <w:pPr>
              <w:pStyle w:val="30"/>
              <w:jc w:val="center"/>
              <w:rPr>
                <w:sz w:val="20"/>
                <w:szCs w:val="20"/>
              </w:rPr>
            </w:pPr>
            <w:r>
              <w:rPr>
                <w:sz w:val="20"/>
                <w:szCs w:val="20"/>
              </w:rPr>
              <w:t>0.0050</w:t>
            </w:r>
          </w:p>
        </w:tc>
      </w:tr>
      <w:tr w14:paraId="114D943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084A552">
            <w:pPr>
              <w:pStyle w:val="30"/>
              <w:jc w:val="center"/>
              <w:rPr>
                <w:sz w:val="20"/>
                <w:szCs w:val="20"/>
              </w:rPr>
            </w:pPr>
            <w:r>
              <w:rPr>
                <w:sz w:val="20"/>
                <w:szCs w:val="20"/>
              </w:rPr>
              <w:t>7</w:t>
            </w:r>
          </w:p>
        </w:tc>
        <w:tc>
          <w:tcPr>
            <w:tcW w:w="0" w:type="auto"/>
            <w:vAlign w:val="center"/>
          </w:tcPr>
          <w:p w14:paraId="1BC702DF">
            <w:pPr>
              <w:pStyle w:val="30"/>
              <w:jc w:val="center"/>
              <w:rPr>
                <w:sz w:val="20"/>
                <w:szCs w:val="20"/>
              </w:rPr>
            </w:pPr>
            <w:r>
              <w:rPr>
                <w:sz w:val="20"/>
                <w:szCs w:val="20"/>
              </w:rPr>
              <w:t>t9_China: Open Market Operations: Net Monetary Injection</w:t>
            </w:r>
          </w:p>
        </w:tc>
        <w:tc>
          <w:tcPr>
            <w:tcW w:w="0" w:type="auto"/>
            <w:vAlign w:val="center"/>
          </w:tcPr>
          <w:p w14:paraId="3CC5F4D0">
            <w:pPr>
              <w:pStyle w:val="30"/>
              <w:jc w:val="center"/>
              <w:rPr>
                <w:sz w:val="20"/>
                <w:szCs w:val="20"/>
              </w:rPr>
            </w:pPr>
            <w:r>
              <w:rPr>
                <w:sz w:val="20"/>
                <w:szCs w:val="20"/>
              </w:rPr>
              <w:t>0.0048</w:t>
            </w:r>
          </w:p>
        </w:tc>
      </w:tr>
      <w:tr w14:paraId="3475F75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683B2AB0">
            <w:pPr>
              <w:pStyle w:val="30"/>
              <w:jc w:val="center"/>
              <w:rPr>
                <w:sz w:val="20"/>
                <w:szCs w:val="20"/>
              </w:rPr>
            </w:pPr>
            <w:r>
              <w:rPr>
                <w:sz w:val="20"/>
                <w:szCs w:val="20"/>
              </w:rPr>
              <w:t>8</w:t>
            </w:r>
          </w:p>
        </w:tc>
        <w:tc>
          <w:tcPr>
            <w:tcW w:w="0" w:type="auto"/>
            <w:vAlign w:val="center"/>
          </w:tcPr>
          <w:p w14:paraId="40E18AB0">
            <w:pPr>
              <w:pStyle w:val="30"/>
              <w:jc w:val="center"/>
              <w:rPr>
                <w:sz w:val="20"/>
                <w:szCs w:val="20"/>
              </w:rPr>
            </w:pPr>
            <w:r>
              <w:rPr>
                <w:sz w:val="20"/>
                <w:szCs w:val="20"/>
              </w:rPr>
              <w:t>t6_China: Average Wholesale Price: Pork</w:t>
            </w:r>
          </w:p>
        </w:tc>
        <w:tc>
          <w:tcPr>
            <w:tcW w:w="0" w:type="auto"/>
            <w:vAlign w:val="center"/>
          </w:tcPr>
          <w:p w14:paraId="2792593B">
            <w:pPr>
              <w:pStyle w:val="30"/>
              <w:jc w:val="center"/>
              <w:rPr>
                <w:sz w:val="20"/>
                <w:szCs w:val="20"/>
              </w:rPr>
            </w:pPr>
            <w:r>
              <w:rPr>
                <w:sz w:val="20"/>
                <w:szCs w:val="20"/>
              </w:rPr>
              <w:t>0.0040</w:t>
            </w:r>
          </w:p>
        </w:tc>
      </w:tr>
      <w:tr w14:paraId="45EE2D7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C9F76D7">
            <w:pPr>
              <w:pStyle w:val="30"/>
              <w:jc w:val="center"/>
              <w:rPr>
                <w:sz w:val="20"/>
                <w:szCs w:val="20"/>
              </w:rPr>
            </w:pPr>
            <w:r>
              <w:rPr>
                <w:sz w:val="20"/>
                <w:szCs w:val="20"/>
              </w:rPr>
              <w:t>9</w:t>
            </w:r>
          </w:p>
        </w:tc>
        <w:tc>
          <w:tcPr>
            <w:tcW w:w="0" w:type="auto"/>
            <w:vAlign w:val="center"/>
          </w:tcPr>
          <w:p w14:paraId="7C9ED797">
            <w:pPr>
              <w:pStyle w:val="30"/>
              <w:jc w:val="center"/>
              <w:rPr>
                <w:sz w:val="20"/>
                <w:szCs w:val="20"/>
              </w:rPr>
            </w:pPr>
            <w:r>
              <w:rPr>
                <w:sz w:val="20"/>
                <w:szCs w:val="20"/>
              </w:rPr>
              <w:t>t13_China: Second-hand House Listing Price Index</w:t>
            </w:r>
          </w:p>
        </w:tc>
        <w:tc>
          <w:tcPr>
            <w:tcW w:w="0" w:type="auto"/>
            <w:vAlign w:val="center"/>
          </w:tcPr>
          <w:p w14:paraId="74C1B29D">
            <w:pPr>
              <w:pStyle w:val="30"/>
              <w:jc w:val="center"/>
              <w:rPr>
                <w:sz w:val="20"/>
                <w:szCs w:val="20"/>
              </w:rPr>
            </w:pPr>
            <w:r>
              <w:rPr>
                <w:sz w:val="20"/>
                <w:szCs w:val="20"/>
              </w:rPr>
              <w:t>0.0035</w:t>
            </w:r>
          </w:p>
        </w:tc>
      </w:tr>
      <w:tr w14:paraId="439C4C5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5D54095F">
            <w:pPr>
              <w:pStyle w:val="30"/>
              <w:jc w:val="center"/>
              <w:rPr>
                <w:sz w:val="20"/>
                <w:szCs w:val="20"/>
              </w:rPr>
            </w:pPr>
            <w:r>
              <w:rPr>
                <w:sz w:val="20"/>
                <w:szCs w:val="20"/>
              </w:rPr>
              <w:t>10</w:t>
            </w:r>
          </w:p>
        </w:tc>
        <w:tc>
          <w:tcPr>
            <w:tcW w:w="0" w:type="auto"/>
            <w:vAlign w:val="center"/>
          </w:tcPr>
          <w:p w14:paraId="7BF8701A">
            <w:pPr>
              <w:pStyle w:val="30"/>
              <w:jc w:val="center"/>
              <w:rPr>
                <w:sz w:val="20"/>
                <w:szCs w:val="20"/>
              </w:rPr>
            </w:pPr>
            <w:r>
              <w:rPr>
                <w:sz w:val="20"/>
                <w:szCs w:val="20"/>
              </w:rPr>
              <w:t>t13_China: PPI: Means of Production: Month-on-Year</w:t>
            </w:r>
          </w:p>
        </w:tc>
        <w:tc>
          <w:tcPr>
            <w:tcW w:w="0" w:type="auto"/>
            <w:vAlign w:val="center"/>
          </w:tcPr>
          <w:p w14:paraId="04F1998C">
            <w:pPr>
              <w:pStyle w:val="30"/>
              <w:jc w:val="center"/>
              <w:rPr>
                <w:sz w:val="20"/>
                <w:szCs w:val="20"/>
              </w:rPr>
            </w:pPr>
            <w:r>
              <w:rPr>
                <w:sz w:val="20"/>
                <w:szCs w:val="20"/>
              </w:rPr>
              <w:t>0.0028</w:t>
            </w:r>
          </w:p>
        </w:tc>
      </w:tr>
      <w:tr w14:paraId="7323D62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5E28FC65">
            <w:pPr>
              <w:pStyle w:val="30"/>
              <w:jc w:val="center"/>
              <w:rPr>
                <w:sz w:val="20"/>
                <w:szCs w:val="20"/>
              </w:rPr>
            </w:pPr>
            <w:r>
              <w:rPr>
                <w:sz w:val="20"/>
                <w:szCs w:val="20"/>
              </w:rPr>
              <w:t>11</w:t>
            </w:r>
          </w:p>
        </w:tc>
        <w:tc>
          <w:tcPr>
            <w:tcW w:w="0" w:type="auto"/>
            <w:vAlign w:val="center"/>
          </w:tcPr>
          <w:p w14:paraId="65678C46">
            <w:pPr>
              <w:pStyle w:val="30"/>
              <w:jc w:val="center"/>
              <w:rPr>
                <w:sz w:val="20"/>
                <w:szCs w:val="20"/>
              </w:rPr>
            </w:pPr>
            <w:r>
              <w:rPr>
                <w:sz w:val="20"/>
                <w:szCs w:val="20"/>
              </w:rPr>
              <w:t>t14_China: PPI: Capital Goods: Month-on-Year</w:t>
            </w:r>
          </w:p>
        </w:tc>
        <w:tc>
          <w:tcPr>
            <w:tcW w:w="0" w:type="auto"/>
            <w:vAlign w:val="center"/>
          </w:tcPr>
          <w:p w14:paraId="507D549C">
            <w:pPr>
              <w:pStyle w:val="30"/>
              <w:jc w:val="center"/>
              <w:rPr>
                <w:sz w:val="20"/>
                <w:szCs w:val="20"/>
              </w:rPr>
            </w:pPr>
            <w:r>
              <w:rPr>
                <w:sz w:val="20"/>
                <w:szCs w:val="20"/>
              </w:rPr>
              <w:t>0.0027</w:t>
            </w:r>
          </w:p>
        </w:tc>
      </w:tr>
      <w:tr w14:paraId="0A93654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40DCD065">
            <w:pPr>
              <w:pStyle w:val="30"/>
              <w:jc w:val="center"/>
              <w:rPr>
                <w:sz w:val="20"/>
                <w:szCs w:val="20"/>
              </w:rPr>
            </w:pPr>
            <w:r>
              <w:rPr>
                <w:sz w:val="20"/>
                <w:szCs w:val="20"/>
              </w:rPr>
              <w:t>12</w:t>
            </w:r>
          </w:p>
        </w:tc>
        <w:tc>
          <w:tcPr>
            <w:tcW w:w="0" w:type="auto"/>
            <w:vAlign w:val="center"/>
          </w:tcPr>
          <w:p w14:paraId="72338E2D">
            <w:pPr>
              <w:pStyle w:val="30"/>
              <w:jc w:val="center"/>
              <w:rPr>
                <w:sz w:val="20"/>
                <w:szCs w:val="20"/>
              </w:rPr>
            </w:pPr>
            <w:r>
              <w:rPr>
                <w:sz w:val="20"/>
                <w:szCs w:val="20"/>
              </w:rPr>
              <w:t>t7_China: Second-hand House Listing Price Index</w:t>
            </w:r>
          </w:p>
        </w:tc>
        <w:tc>
          <w:tcPr>
            <w:tcW w:w="0" w:type="auto"/>
            <w:vAlign w:val="center"/>
          </w:tcPr>
          <w:p w14:paraId="3EE24C3C">
            <w:pPr>
              <w:pStyle w:val="30"/>
              <w:jc w:val="center"/>
              <w:rPr>
                <w:sz w:val="20"/>
                <w:szCs w:val="20"/>
              </w:rPr>
            </w:pPr>
            <w:r>
              <w:rPr>
                <w:sz w:val="20"/>
                <w:szCs w:val="20"/>
              </w:rPr>
              <w:t>0.0025</w:t>
            </w:r>
          </w:p>
        </w:tc>
      </w:tr>
      <w:tr w14:paraId="2B7AC4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53A01EB7">
            <w:pPr>
              <w:pStyle w:val="30"/>
              <w:jc w:val="center"/>
              <w:rPr>
                <w:sz w:val="20"/>
                <w:szCs w:val="20"/>
              </w:rPr>
            </w:pPr>
            <w:r>
              <w:rPr>
                <w:sz w:val="20"/>
                <w:szCs w:val="20"/>
              </w:rPr>
              <w:t>13</w:t>
            </w:r>
          </w:p>
        </w:tc>
        <w:tc>
          <w:tcPr>
            <w:tcW w:w="0" w:type="auto"/>
            <w:vAlign w:val="center"/>
          </w:tcPr>
          <w:p w14:paraId="40C743D9">
            <w:pPr>
              <w:pStyle w:val="30"/>
              <w:jc w:val="center"/>
              <w:rPr>
                <w:sz w:val="20"/>
                <w:szCs w:val="20"/>
              </w:rPr>
            </w:pPr>
            <w:r>
              <w:rPr>
                <w:sz w:val="20"/>
                <w:szCs w:val="20"/>
              </w:rPr>
              <w:t>t4_Nanhua Industrial Products Index</w:t>
            </w:r>
          </w:p>
        </w:tc>
        <w:tc>
          <w:tcPr>
            <w:tcW w:w="0" w:type="auto"/>
            <w:vAlign w:val="center"/>
          </w:tcPr>
          <w:p w14:paraId="3782AEDA">
            <w:pPr>
              <w:pStyle w:val="30"/>
              <w:jc w:val="center"/>
              <w:rPr>
                <w:sz w:val="20"/>
                <w:szCs w:val="20"/>
              </w:rPr>
            </w:pPr>
            <w:r>
              <w:rPr>
                <w:sz w:val="20"/>
                <w:szCs w:val="20"/>
              </w:rPr>
              <w:t>0.0024</w:t>
            </w:r>
          </w:p>
        </w:tc>
      </w:tr>
      <w:tr w14:paraId="2956ACC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1FE188DF">
            <w:pPr>
              <w:pStyle w:val="30"/>
              <w:jc w:val="center"/>
              <w:rPr>
                <w:sz w:val="20"/>
                <w:szCs w:val="20"/>
              </w:rPr>
            </w:pPr>
            <w:r>
              <w:rPr>
                <w:sz w:val="20"/>
                <w:szCs w:val="20"/>
              </w:rPr>
              <w:t>14</w:t>
            </w:r>
          </w:p>
        </w:tc>
        <w:tc>
          <w:tcPr>
            <w:tcW w:w="0" w:type="auto"/>
            <w:vAlign w:val="center"/>
          </w:tcPr>
          <w:p w14:paraId="2A4CA582">
            <w:pPr>
              <w:pStyle w:val="30"/>
              <w:jc w:val="center"/>
              <w:rPr>
                <w:sz w:val="20"/>
                <w:szCs w:val="20"/>
              </w:rPr>
            </w:pPr>
            <w:r>
              <w:rPr>
                <w:sz w:val="20"/>
                <w:szCs w:val="20"/>
              </w:rPr>
              <w:t>t13_Metro Passenger Volume</w:t>
            </w:r>
          </w:p>
        </w:tc>
        <w:tc>
          <w:tcPr>
            <w:tcW w:w="0" w:type="auto"/>
            <w:vAlign w:val="center"/>
          </w:tcPr>
          <w:p w14:paraId="5976458A">
            <w:pPr>
              <w:pStyle w:val="30"/>
              <w:jc w:val="center"/>
              <w:rPr>
                <w:sz w:val="20"/>
                <w:szCs w:val="20"/>
              </w:rPr>
            </w:pPr>
            <w:r>
              <w:rPr>
                <w:sz w:val="20"/>
                <w:szCs w:val="20"/>
              </w:rPr>
              <w:t>0.0024</w:t>
            </w:r>
          </w:p>
        </w:tc>
      </w:tr>
      <w:tr w14:paraId="01145A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7D2E37FC">
            <w:pPr>
              <w:pStyle w:val="30"/>
              <w:jc w:val="center"/>
              <w:rPr>
                <w:sz w:val="20"/>
                <w:szCs w:val="20"/>
              </w:rPr>
            </w:pPr>
            <w:r>
              <w:rPr>
                <w:sz w:val="20"/>
                <w:szCs w:val="20"/>
              </w:rPr>
              <w:t>15</w:t>
            </w:r>
          </w:p>
        </w:tc>
        <w:tc>
          <w:tcPr>
            <w:tcW w:w="0" w:type="auto"/>
            <w:vAlign w:val="center"/>
          </w:tcPr>
          <w:p w14:paraId="7126B083">
            <w:pPr>
              <w:pStyle w:val="30"/>
              <w:jc w:val="center"/>
              <w:rPr>
                <w:sz w:val="20"/>
                <w:szCs w:val="20"/>
              </w:rPr>
            </w:pPr>
            <w:r>
              <w:rPr>
                <w:sz w:val="20"/>
                <w:szCs w:val="20"/>
              </w:rPr>
              <w:t>t13_China: CPI: Month-on-Year</w:t>
            </w:r>
          </w:p>
        </w:tc>
        <w:tc>
          <w:tcPr>
            <w:tcW w:w="0" w:type="auto"/>
            <w:vAlign w:val="center"/>
          </w:tcPr>
          <w:p w14:paraId="744E7611">
            <w:pPr>
              <w:pStyle w:val="30"/>
              <w:jc w:val="center"/>
              <w:rPr>
                <w:sz w:val="20"/>
                <w:szCs w:val="20"/>
              </w:rPr>
            </w:pPr>
            <w:r>
              <w:rPr>
                <w:sz w:val="20"/>
                <w:szCs w:val="20"/>
              </w:rPr>
              <w:t>0.0021</w:t>
            </w:r>
          </w:p>
        </w:tc>
      </w:tr>
    </w:tbl>
    <w:p w14:paraId="04DAB8AA">
      <w:pPr>
        <w:pStyle w:val="3"/>
        <w:jc w:val="center"/>
      </w:pPr>
      <w:r>
        <w:rPr>
          <w:b/>
          <w:bCs/>
          <w:sz w:val="21"/>
          <w:szCs w:val="21"/>
        </w:rPr>
        <w:drawing>
          <wp:inline distT="0" distB="0" distL="114300" distR="114300">
            <wp:extent cx="5266055" cy="3141345"/>
            <wp:effectExtent l="0" t="0" r="4445" b="8255"/>
            <wp:docPr id="6" name="图片 6" descr="be988ee0653187f0a252f7a8b63e5f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be988ee0653187f0a252f7a8b63e5ff5"/>
                    <pic:cNvPicPr>
                      <a:picLocks noChangeAspect="1"/>
                    </pic:cNvPicPr>
                  </pic:nvPicPr>
                  <pic:blipFill>
                    <a:blip r:embed="rId10"/>
                    <a:stretch>
                      <a:fillRect/>
                    </a:stretch>
                  </pic:blipFill>
                  <pic:spPr>
                    <a:xfrm>
                      <a:off x="0" y="0"/>
                      <a:ext cx="5266055" cy="3141345"/>
                    </a:xfrm>
                    <a:prstGeom prst="rect">
                      <a:avLst/>
                    </a:prstGeom>
                  </pic:spPr>
                </pic:pic>
              </a:graphicData>
            </a:graphic>
          </wp:inline>
        </w:drawing>
      </w:r>
      <w:r>
        <w:rPr>
          <w:b/>
          <w:bCs/>
          <w:sz w:val="21"/>
          <w:szCs w:val="21"/>
        </w:rPr>
        <w:t>Figure 4-1 Bar Chart of Random Forest Feature Importance</w:t>
      </w:r>
    </w:p>
    <w:p w14:paraId="55EB0B4E">
      <w:pPr>
        <w:pStyle w:val="3"/>
        <w:ind w:firstLine="0" w:firstLineChars="0"/>
      </w:pPr>
      <w:r>
        <w:t>The figure shows the top 15 features contributing the most to CPI forecasting. The length of the horizontal bars represents the feature importance score, and features are arranged in ascending order of importance from bottom to top.</w:t>
      </w:r>
    </w:p>
    <w:p w14:paraId="351D817F">
      <w:pPr>
        <w:pStyle w:val="6"/>
      </w:pPr>
      <w:bookmarkStart w:id="3" w:name="validation-of-economic-logic"/>
      <w:r>
        <w:t>Validation of Economic Logic</w:t>
      </w:r>
    </w:p>
    <w:p w14:paraId="47FDB250">
      <w:pPr>
        <w:numPr>
          <w:ilvl w:val="0"/>
          <w:numId w:val="13"/>
        </w:numPr>
      </w:pPr>
      <w:r>
        <w:rPr>
          <w:b/>
          <w:bCs/>
        </w:rPr>
        <w:t>Inflation inertia effect dominates</w:t>
      </w:r>
      <w:r>
        <w:t>: The CPI values lagged by 1 month and 2 months together contribute 86.3% of the predictive power, validating the sticky characteristic of price adjustment. Corporate pricing decisions and residents’ consumption expectations have significant path dependence, and the current price level is largely determined by the previous trend.</w:t>
      </w:r>
    </w:p>
    <w:p w14:paraId="6AAE8459">
      <w:pPr>
        <w:numPr>
          <w:ilvl w:val="0"/>
          <w:numId w:val="13"/>
        </w:numPr>
      </w:pPr>
      <w:r>
        <w:rPr>
          <w:b/>
          <w:bCs/>
        </w:rPr>
        <w:t>Significant industrial chain transmission effect</w:t>
      </w:r>
      <w:r>
        <w:t>: PPI for means of production ranks in the top 5 of feature importance for two consecutive periods, indicating that changes in upstream industrial product prices are gradually transmitted to downstream consumer goods prices through production cost channels, with a transmission cycle of approximately 1-2 months, which is consistent with the actual cycle of industrial production and circulation in China.</w:t>
      </w:r>
    </w:p>
    <w:p w14:paraId="441829A4">
      <w:pPr>
        <w:numPr>
          <w:ilvl w:val="0"/>
          <w:numId w:val="13"/>
        </w:numPr>
      </w:pPr>
      <w:r>
        <w:rPr>
          <w:b/>
          <w:bCs/>
        </w:rPr>
        <w:t>Pig cycle effect verified</w:t>
      </w:r>
      <w:r>
        <w:t>: As the core component of the CPI food item, the cyclical fluctuation of pork prices has a significant impact on the overall CPI. Pork prices in periods t5 and t6 both enter the top 10, indicating that the leading period of the pig cycle is about 5-6 months.</w:t>
      </w:r>
    </w:p>
    <w:p w14:paraId="6E025437">
      <w:pPr>
        <w:numPr>
          <w:ilvl w:val="0"/>
          <w:numId w:val="13"/>
        </w:numPr>
      </w:pPr>
      <w:r>
        <w:rPr>
          <w:b/>
          <w:bCs/>
        </w:rPr>
        <w:t>High-frequency data provide marginal gains</w:t>
      </w:r>
      <w:r>
        <w:t>: Although high-frequency indicators such as second-hand house listing prices, net monetary injection, and metro passenger volume contribute, the importance of a single feature is less than 0.005, indicating that the impact of high-frequency data on CPI is relatively indirect, mainly playing a role through aggregate demand channels, and cannot replace the dominant position of core macro indicators.</w:t>
      </w:r>
    </w:p>
    <w:bookmarkEnd w:id="2"/>
    <w:bookmarkEnd w:id="3"/>
    <w:p w14:paraId="6A65A170">
      <w:pPr>
        <w:pStyle w:val="5"/>
      </w:pPr>
      <w:bookmarkStart w:id="4" w:name="Xab7082494772cbba7c461135ff8d1c66437a8a5"/>
      <w:r>
        <w:t>4.3 Multi-Model Performance Evaluation and Difference Discussion</w:t>
      </w:r>
    </w:p>
    <w:p w14:paraId="57EF2F43">
      <w:pPr>
        <w:pStyle w:val="4"/>
      </w:pPr>
      <w:r>
        <w:t>This study compares three types of prediction models with different complexities, including traditional dimensionality reduction linear models, ensemble learning models, and mixed-frequency deep learning models based on LSTM. The average performance of the three models on 3-fold time series cross-validation is as follows:</w:t>
      </w:r>
    </w:p>
    <w:p w14:paraId="0DF4F48F">
      <w:pPr>
        <w:pStyle w:val="3"/>
        <w:ind w:firstLine="428"/>
        <w:jc w:val="center"/>
        <w:rPr>
          <w:sz w:val="21"/>
          <w:szCs w:val="21"/>
        </w:rPr>
      </w:pPr>
      <w:r>
        <w:rPr>
          <w:b/>
          <w:bCs/>
          <w:sz w:val="21"/>
          <w:szCs w:val="21"/>
        </w:rPr>
        <w:t>Table 4-2 Average Performance Comparison of Multi-Model Cross-Validation</w:t>
      </w:r>
    </w:p>
    <w:tbl>
      <w:tblPr>
        <w:tblStyle w:val="34"/>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21"/>
        <w:gridCol w:w="1421"/>
        <w:gridCol w:w="1420"/>
        <w:gridCol w:w="1420"/>
        <w:gridCol w:w="1420"/>
        <w:gridCol w:w="1420"/>
      </w:tblGrid>
      <w:tr w14:paraId="492DE1D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320" w:type="dxa"/>
            <w:tcBorders>
              <w:bottom w:val="single" w:color="auto" w:sz="4" w:space="0"/>
              <w:insideH w:val="single" w:sz="4" w:space="0"/>
            </w:tcBorders>
            <w:vAlign w:val="center"/>
          </w:tcPr>
          <w:p w14:paraId="0956D5EA">
            <w:pPr>
              <w:pStyle w:val="30"/>
              <w:jc w:val="center"/>
              <w:rPr>
                <w:b/>
                <w:i w:val="0"/>
                <w:sz w:val="20"/>
                <w:szCs w:val="20"/>
              </w:rPr>
            </w:pPr>
            <w:r>
              <w:rPr>
                <w:b/>
                <w:i w:val="0"/>
                <w:sz w:val="20"/>
                <w:szCs w:val="20"/>
              </w:rPr>
              <w:t>Model Type</w:t>
            </w:r>
          </w:p>
        </w:tc>
        <w:tc>
          <w:tcPr>
            <w:tcW w:w="1320" w:type="dxa"/>
            <w:tcBorders>
              <w:bottom w:val="single" w:color="auto" w:sz="4" w:space="0"/>
              <w:insideH w:val="single" w:sz="4" w:space="0"/>
            </w:tcBorders>
            <w:vAlign w:val="center"/>
          </w:tcPr>
          <w:p w14:paraId="63591BD1">
            <w:pPr>
              <w:pStyle w:val="30"/>
              <w:jc w:val="center"/>
              <w:rPr>
                <w:b/>
                <w:i w:val="0"/>
                <w:sz w:val="20"/>
                <w:szCs w:val="20"/>
              </w:rPr>
            </w:pPr>
            <w:r>
              <w:rPr>
                <w:b/>
                <w:i w:val="0"/>
                <w:sz w:val="20"/>
                <w:szCs w:val="20"/>
              </w:rPr>
              <w:t>Specific Model</w:t>
            </w:r>
          </w:p>
        </w:tc>
        <w:tc>
          <w:tcPr>
            <w:tcW w:w="1320" w:type="dxa"/>
            <w:tcBorders>
              <w:bottom w:val="single" w:color="auto" w:sz="4" w:space="0"/>
              <w:insideH w:val="single" w:sz="4" w:space="0"/>
            </w:tcBorders>
            <w:vAlign w:val="center"/>
          </w:tcPr>
          <w:p w14:paraId="6C8D0866">
            <w:pPr>
              <w:pStyle w:val="30"/>
              <w:jc w:val="center"/>
              <w:rPr>
                <w:b/>
                <w:i w:val="0"/>
                <w:sz w:val="20"/>
                <w:szCs w:val="20"/>
              </w:rPr>
            </w:pPr>
            <w:r>
              <w:rPr>
                <w:b/>
                <w:i w:val="0"/>
                <w:sz w:val="20"/>
                <w:szCs w:val="20"/>
              </w:rPr>
              <w:t>MSE</w:t>
            </w:r>
          </w:p>
        </w:tc>
        <w:tc>
          <w:tcPr>
            <w:tcW w:w="1320" w:type="dxa"/>
            <w:tcBorders>
              <w:bottom w:val="single" w:color="auto" w:sz="4" w:space="0"/>
              <w:insideH w:val="single" w:sz="4" w:space="0"/>
            </w:tcBorders>
            <w:vAlign w:val="center"/>
          </w:tcPr>
          <w:p w14:paraId="79882B56">
            <w:pPr>
              <w:pStyle w:val="30"/>
              <w:jc w:val="center"/>
              <w:rPr>
                <w:b/>
                <w:i w:val="0"/>
                <w:sz w:val="20"/>
                <w:szCs w:val="20"/>
              </w:rPr>
            </w:pPr>
            <w:r>
              <w:rPr>
                <w:b/>
                <w:i w:val="0"/>
                <w:sz w:val="20"/>
                <w:szCs w:val="20"/>
              </w:rPr>
              <w:t>MAE</w:t>
            </w:r>
          </w:p>
        </w:tc>
        <w:tc>
          <w:tcPr>
            <w:tcW w:w="1320" w:type="dxa"/>
            <w:tcBorders>
              <w:bottom w:val="single" w:color="auto" w:sz="4" w:space="0"/>
              <w:insideH w:val="single" w:sz="4" w:space="0"/>
            </w:tcBorders>
            <w:vAlign w:val="center"/>
          </w:tcPr>
          <w:p w14:paraId="77F36CDD">
            <w:pPr>
              <w:pStyle w:val="30"/>
              <w:jc w:val="center"/>
              <w:rPr>
                <w:b/>
                <w:i w:val="0"/>
                <w:sz w:val="20"/>
                <w:szCs w:val="20"/>
              </w:rPr>
            </w:pPr>
            <w:r>
              <w:rPr>
                <w:b/>
                <w:i w:val="0"/>
                <w:sz w:val="20"/>
                <w:szCs w:val="20"/>
              </w:rPr>
              <w:t>RMSE</w:t>
            </w:r>
          </w:p>
        </w:tc>
        <w:tc>
          <w:tcPr>
            <w:tcW w:w="1320" w:type="dxa"/>
            <w:tcBorders>
              <w:bottom w:val="single" w:color="auto" w:sz="4" w:space="0"/>
              <w:insideH w:val="single" w:sz="4" w:space="0"/>
            </w:tcBorders>
            <w:vAlign w:val="center"/>
          </w:tcPr>
          <w:p w14:paraId="50A44668">
            <w:pPr>
              <w:pStyle w:val="30"/>
              <w:jc w:val="center"/>
              <w:rPr>
                <w:b/>
                <w:i w:val="0"/>
                <w:sz w:val="20"/>
                <w:szCs w:val="20"/>
              </w:rPr>
            </w:pPr>
            <w:r>
              <w:rPr>
                <w:b/>
                <w:i w:val="0"/>
                <w:sz w:val="20"/>
                <w:szCs w:val="20"/>
              </w:rPr>
              <w:t>R²</w:t>
            </w:r>
          </w:p>
        </w:tc>
      </w:tr>
      <w:tr w14:paraId="1B87D0F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20" w:type="dxa"/>
            <w:vAlign w:val="center"/>
          </w:tcPr>
          <w:p w14:paraId="003CE732">
            <w:pPr>
              <w:pStyle w:val="30"/>
              <w:jc w:val="center"/>
              <w:rPr>
                <w:sz w:val="20"/>
                <w:szCs w:val="20"/>
              </w:rPr>
            </w:pPr>
            <w:r>
              <w:rPr>
                <w:sz w:val="20"/>
                <w:szCs w:val="20"/>
              </w:rPr>
              <w:t>Ensemble Learning</w:t>
            </w:r>
          </w:p>
        </w:tc>
        <w:tc>
          <w:tcPr>
            <w:tcW w:w="1320" w:type="dxa"/>
            <w:vAlign w:val="center"/>
          </w:tcPr>
          <w:p w14:paraId="3B7E1B97">
            <w:pPr>
              <w:pStyle w:val="30"/>
              <w:jc w:val="center"/>
              <w:rPr>
                <w:sz w:val="20"/>
                <w:szCs w:val="20"/>
              </w:rPr>
            </w:pPr>
            <w:r>
              <w:rPr>
                <w:sz w:val="20"/>
                <w:szCs w:val="20"/>
              </w:rPr>
              <w:t>Random Forest</w:t>
            </w:r>
          </w:p>
        </w:tc>
        <w:tc>
          <w:tcPr>
            <w:tcW w:w="1320" w:type="dxa"/>
            <w:vAlign w:val="center"/>
          </w:tcPr>
          <w:p w14:paraId="6FF5530F">
            <w:pPr>
              <w:pStyle w:val="30"/>
              <w:jc w:val="center"/>
              <w:rPr>
                <w:sz w:val="20"/>
                <w:szCs w:val="20"/>
              </w:rPr>
            </w:pPr>
            <w:r>
              <w:rPr>
                <w:sz w:val="20"/>
                <w:szCs w:val="20"/>
              </w:rPr>
              <w:t>0.6545</w:t>
            </w:r>
          </w:p>
        </w:tc>
        <w:tc>
          <w:tcPr>
            <w:tcW w:w="1320" w:type="dxa"/>
            <w:vAlign w:val="center"/>
          </w:tcPr>
          <w:p w14:paraId="3180618F">
            <w:pPr>
              <w:pStyle w:val="30"/>
              <w:jc w:val="center"/>
              <w:rPr>
                <w:sz w:val="20"/>
                <w:szCs w:val="20"/>
              </w:rPr>
            </w:pPr>
            <w:r>
              <w:rPr>
                <w:sz w:val="20"/>
                <w:szCs w:val="20"/>
              </w:rPr>
              <w:t>0.5407</w:t>
            </w:r>
          </w:p>
        </w:tc>
        <w:tc>
          <w:tcPr>
            <w:tcW w:w="1320" w:type="dxa"/>
            <w:vAlign w:val="center"/>
          </w:tcPr>
          <w:p w14:paraId="252B6F36">
            <w:pPr>
              <w:pStyle w:val="30"/>
              <w:jc w:val="center"/>
              <w:rPr>
                <w:sz w:val="20"/>
                <w:szCs w:val="20"/>
              </w:rPr>
            </w:pPr>
            <w:r>
              <w:rPr>
                <w:sz w:val="20"/>
                <w:szCs w:val="20"/>
              </w:rPr>
              <w:t>0.6508</w:t>
            </w:r>
          </w:p>
        </w:tc>
        <w:tc>
          <w:tcPr>
            <w:tcW w:w="1320" w:type="dxa"/>
            <w:vAlign w:val="center"/>
          </w:tcPr>
          <w:p w14:paraId="0E56304E">
            <w:pPr>
              <w:pStyle w:val="30"/>
              <w:jc w:val="center"/>
              <w:rPr>
                <w:sz w:val="20"/>
                <w:szCs w:val="20"/>
              </w:rPr>
            </w:pPr>
            <w:r>
              <w:rPr>
                <w:sz w:val="20"/>
                <w:szCs w:val="20"/>
              </w:rPr>
              <w:t>0.1872</w:t>
            </w:r>
          </w:p>
        </w:tc>
      </w:tr>
      <w:tr w14:paraId="1A1E126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20" w:type="dxa"/>
            <w:vAlign w:val="center"/>
          </w:tcPr>
          <w:p w14:paraId="44686926">
            <w:pPr>
              <w:pStyle w:val="30"/>
              <w:jc w:val="center"/>
              <w:rPr>
                <w:sz w:val="20"/>
                <w:szCs w:val="20"/>
              </w:rPr>
            </w:pPr>
            <w:r>
              <w:rPr>
                <w:sz w:val="20"/>
                <w:szCs w:val="20"/>
              </w:rPr>
              <w:t>Deep Learning</w:t>
            </w:r>
          </w:p>
        </w:tc>
        <w:tc>
          <w:tcPr>
            <w:tcW w:w="1320" w:type="dxa"/>
            <w:vAlign w:val="center"/>
          </w:tcPr>
          <w:p w14:paraId="7496B357">
            <w:pPr>
              <w:pStyle w:val="30"/>
              <w:jc w:val="center"/>
              <w:rPr>
                <w:sz w:val="20"/>
                <w:szCs w:val="20"/>
              </w:rPr>
            </w:pPr>
            <w:r>
              <w:rPr>
                <w:sz w:val="20"/>
                <w:szCs w:val="20"/>
              </w:rPr>
              <w:t>Dual-Encoder (Dual-Encoder LSTM)</w:t>
            </w:r>
          </w:p>
        </w:tc>
        <w:tc>
          <w:tcPr>
            <w:tcW w:w="1320" w:type="dxa"/>
            <w:vAlign w:val="center"/>
          </w:tcPr>
          <w:p w14:paraId="546AF6F5">
            <w:pPr>
              <w:pStyle w:val="30"/>
              <w:jc w:val="center"/>
              <w:rPr>
                <w:sz w:val="20"/>
                <w:szCs w:val="20"/>
              </w:rPr>
            </w:pPr>
            <w:r>
              <w:rPr>
                <w:sz w:val="20"/>
                <w:szCs w:val="20"/>
              </w:rPr>
              <w:t>0.9525</w:t>
            </w:r>
          </w:p>
        </w:tc>
        <w:tc>
          <w:tcPr>
            <w:tcW w:w="1320" w:type="dxa"/>
            <w:vAlign w:val="center"/>
          </w:tcPr>
          <w:p w14:paraId="2690F37E">
            <w:pPr>
              <w:pStyle w:val="30"/>
              <w:jc w:val="center"/>
              <w:rPr>
                <w:sz w:val="20"/>
                <w:szCs w:val="20"/>
              </w:rPr>
            </w:pPr>
            <w:r>
              <w:rPr>
                <w:sz w:val="20"/>
                <w:szCs w:val="20"/>
              </w:rPr>
              <w:t>0.7527</w:t>
            </w:r>
          </w:p>
        </w:tc>
        <w:tc>
          <w:tcPr>
            <w:tcW w:w="1320" w:type="dxa"/>
            <w:vAlign w:val="center"/>
          </w:tcPr>
          <w:p w14:paraId="21D9DE20">
            <w:pPr>
              <w:pStyle w:val="30"/>
              <w:jc w:val="center"/>
              <w:rPr>
                <w:sz w:val="20"/>
                <w:szCs w:val="20"/>
              </w:rPr>
            </w:pPr>
            <w:r>
              <w:rPr>
                <w:sz w:val="20"/>
                <w:szCs w:val="20"/>
              </w:rPr>
              <w:t>0.8805</w:t>
            </w:r>
          </w:p>
        </w:tc>
        <w:tc>
          <w:tcPr>
            <w:tcW w:w="1320" w:type="dxa"/>
            <w:vAlign w:val="center"/>
          </w:tcPr>
          <w:p w14:paraId="3E2B31B0">
            <w:pPr>
              <w:pStyle w:val="30"/>
              <w:jc w:val="center"/>
              <w:rPr>
                <w:sz w:val="20"/>
                <w:szCs w:val="20"/>
              </w:rPr>
            </w:pPr>
            <w:r>
              <w:rPr>
                <w:sz w:val="20"/>
                <w:szCs w:val="20"/>
              </w:rPr>
              <w:t>-0.7337</w:t>
            </w:r>
          </w:p>
        </w:tc>
      </w:tr>
      <w:tr w14:paraId="777EB7A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20" w:type="dxa"/>
            <w:vAlign w:val="center"/>
          </w:tcPr>
          <w:p w14:paraId="0EB45DEC">
            <w:pPr>
              <w:pStyle w:val="30"/>
              <w:jc w:val="center"/>
              <w:rPr>
                <w:sz w:val="20"/>
                <w:szCs w:val="20"/>
              </w:rPr>
            </w:pPr>
            <w:r>
              <w:rPr>
                <w:sz w:val="20"/>
                <w:szCs w:val="20"/>
              </w:rPr>
              <w:t>Linear Model</w:t>
            </w:r>
          </w:p>
        </w:tc>
        <w:tc>
          <w:tcPr>
            <w:tcW w:w="1320" w:type="dxa"/>
            <w:vAlign w:val="center"/>
          </w:tcPr>
          <w:p w14:paraId="3883E72C">
            <w:pPr>
              <w:pStyle w:val="30"/>
              <w:jc w:val="center"/>
              <w:rPr>
                <w:sz w:val="20"/>
                <w:szCs w:val="20"/>
              </w:rPr>
            </w:pPr>
            <w:r>
              <w:rPr>
                <w:sz w:val="20"/>
                <w:szCs w:val="20"/>
              </w:rPr>
              <w:t>PCA+OLS</w:t>
            </w:r>
          </w:p>
        </w:tc>
        <w:tc>
          <w:tcPr>
            <w:tcW w:w="1320" w:type="dxa"/>
            <w:vAlign w:val="center"/>
          </w:tcPr>
          <w:p w14:paraId="374864EB">
            <w:pPr>
              <w:pStyle w:val="30"/>
              <w:jc w:val="center"/>
              <w:rPr>
                <w:sz w:val="20"/>
                <w:szCs w:val="20"/>
              </w:rPr>
            </w:pPr>
            <w:r>
              <w:rPr>
                <w:sz w:val="20"/>
                <w:szCs w:val="20"/>
              </w:rPr>
              <w:t>2.5931</w:t>
            </w:r>
          </w:p>
        </w:tc>
        <w:tc>
          <w:tcPr>
            <w:tcW w:w="1320" w:type="dxa"/>
            <w:vAlign w:val="center"/>
          </w:tcPr>
          <w:p w14:paraId="6F544E5B">
            <w:pPr>
              <w:pStyle w:val="30"/>
              <w:jc w:val="center"/>
              <w:rPr>
                <w:sz w:val="20"/>
                <w:szCs w:val="20"/>
              </w:rPr>
            </w:pPr>
            <w:r>
              <w:rPr>
                <w:sz w:val="20"/>
                <w:szCs w:val="20"/>
              </w:rPr>
              <w:t>1.3997</w:t>
            </w:r>
          </w:p>
        </w:tc>
        <w:tc>
          <w:tcPr>
            <w:tcW w:w="1320" w:type="dxa"/>
            <w:vAlign w:val="center"/>
          </w:tcPr>
          <w:p w14:paraId="104EE1BD">
            <w:pPr>
              <w:pStyle w:val="30"/>
              <w:jc w:val="center"/>
              <w:rPr>
                <w:sz w:val="20"/>
                <w:szCs w:val="20"/>
              </w:rPr>
            </w:pPr>
            <w:r>
              <w:rPr>
                <w:sz w:val="20"/>
                <w:szCs w:val="20"/>
              </w:rPr>
              <w:t>1.6042</w:t>
            </w:r>
          </w:p>
        </w:tc>
        <w:tc>
          <w:tcPr>
            <w:tcW w:w="1320" w:type="dxa"/>
            <w:vAlign w:val="center"/>
          </w:tcPr>
          <w:p w14:paraId="3D36B9B2">
            <w:pPr>
              <w:pStyle w:val="30"/>
              <w:jc w:val="center"/>
              <w:rPr>
                <w:sz w:val="20"/>
                <w:szCs w:val="20"/>
              </w:rPr>
            </w:pPr>
            <w:r>
              <w:rPr>
                <w:sz w:val="20"/>
                <w:szCs w:val="20"/>
              </w:rPr>
              <w:t>-9.9784</w:t>
            </w:r>
          </w:p>
        </w:tc>
      </w:tr>
    </w:tbl>
    <w:p w14:paraId="53597C21">
      <w:pPr>
        <w:pStyle w:val="6"/>
      </w:pPr>
      <w:bookmarkStart w:id="5" w:name="analysis-of-performance-differences"/>
      <w:r>
        <w:t>Analysis of Performance Differences</w:t>
      </w:r>
    </w:p>
    <w:p w14:paraId="2AFBE9D0">
      <w:pPr>
        <w:numPr>
          <w:ilvl w:val="0"/>
          <w:numId w:val="14"/>
        </w:numPr>
      </w:pPr>
      <w:r>
        <w:rPr>
          <w:b/>
          <w:bCs/>
        </w:rPr>
        <w:t>Ensemble learning model significantly outperforms the other two types</w:t>
      </w:r>
      <w:r>
        <w:t xml:space="preserve">: Random Forest performs best on all evaluation metrics, with an RMSE only 74% of that of Dual-Encoder, and it is the only model with a positive R². This result indicates that in macroeconomic forecasting scenarios characterized by </w:t>
      </w:r>
      <w:r>
        <w:rPr>
          <w:b/>
          <w:bCs/>
        </w:rPr>
        <w:t>small samples (only 81 months of valid data), high noise, and nonlinearity</w:t>
      </w:r>
      <w:r>
        <w:t>, simple ensemble learning models with strong regularization capabilities have more advantages than complex deep learning models.</w:t>
      </w:r>
    </w:p>
    <w:p w14:paraId="1D4592A7">
      <w:pPr>
        <w:numPr>
          <w:ilvl w:val="0"/>
          <w:numId w:val="14"/>
        </w:numPr>
      </w:pPr>
      <w:r>
        <w:rPr>
          <w:b/>
          <w:bCs/>
        </w:rPr>
        <w:t>Deep learning model has severe overfitting problem</w:t>
      </w:r>
      <w:r>
        <w:t>: Although Dual-Encoder is theoretically specially adapted to mixed-frequency time series data and can utilize both daily high-frequency and monthly low-frequency information simultaneously, due to insufficient effective training samples (only about 50 training samples), the model parameters cannot be fully trained, resulting in extremely poor generalization ability, and the overall performance is even inferior to the historical mean prediction.</w:t>
      </w:r>
    </w:p>
    <w:p w14:paraId="1117CC17">
      <w:pPr>
        <w:numPr>
          <w:ilvl w:val="0"/>
          <w:numId w:val="14"/>
        </w:numPr>
      </w:pPr>
      <w:r>
        <w:rPr>
          <w:b/>
          <w:bCs/>
        </w:rPr>
        <w:t>Linear model is completely unsuitable for CPI forecasting</w:t>
      </w:r>
      <w:r>
        <w:t>: The R² of PCA+OLS is as low as -9.98, indicating that the change in CPI has strong nonlinear characteristics. Simple linear fitting cannot capture the complex laws of economic fluctuations, and even after removing feature redundancy through principal component analysis, the prediction effect cannot be improved.</w:t>
      </w:r>
    </w:p>
    <w:bookmarkEnd w:id="5"/>
    <w:p w14:paraId="58FD4367">
      <w:pPr>
        <w:pStyle w:val="6"/>
      </w:pPr>
      <w:bookmarkStart w:id="6" w:name="trade-off-between-complexity-and-benefit"/>
      <w:r>
        <w:t>Trade-off Between Complexity and Benefit</w:t>
      </w:r>
    </w:p>
    <w:p w14:paraId="070FB757">
      <w:pPr>
        <w:pStyle w:val="4"/>
      </w:pPr>
      <w:r>
        <w:t>The results of this study show that the improvement of network structure complexity does not bring a corresponding increase in prediction accuracy, but instead leads to performance degradation due to the risk of overfitting. This conclusion has important implications for quantitative macroeconomic forecasting: when the amount of data is limited, priority should be given to models with simple structures, strong interpretability, and good anti-overfitting capabilities, rather than blindly pursuing complex deep learning architectures.</w:t>
      </w:r>
    </w:p>
    <w:bookmarkEnd w:id="4"/>
    <w:bookmarkEnd w:id="6"/>
    <w:p w14:paraId="00F92DD2">
      <w:pPr>
        <w:pStyle w:val="5"/>
      </w:pPr>
      <w:bookmarkStart w:id="7" w:name="Xa0e5df142600a18453708b315eec716adce90aa"/>
      <w:r>
        <w:t>4.4 Visualization of Prediction Errors and Capture of Macroeconomic Inflection Points</w:t>
      </w:r>
    </w:p>
    <w:p w14:paraId="725F8104">
      <w:pPr>
        <w:pStyle w:val="6"/>
      </w:pPr>
      <w:bookmarkStart w:id="8" w:name="overall-fitting-effect"/>
      <w:r>
        <w:t>Overall Fitting Effect</w:t>
      </w:r>
    </w:p>
    <w:p w14:paraId="54E56B57">
      <w:pPr>
        <w:pStyle w:val="4"/>
        <w:jc w:val="center"/>
      </w:pPr>
      <w:r>
        <w:drawing>
          <wp:inline distT="0" distB="0" distL="0" distR="0">
            <wp:extent cx="5274310" cy="2621915"/>
            <wp:effectExtent l="0" t="0" r="0" b="0"/>
            <wp:docPr id="822551692" name="图片 2"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551692" name="图片 2" descr="No description has been provided for this 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274310" cy="2621915"/>
                    </a:xfrm>
                    <a:prstGeom prst="rect">
                      <a:avLst/>
                    </a:prstGeom>
                    <a:noFill/>
                    <a:ln>
                      <a:noFill/>
                    </a:ln>
                  </pic:spPr>
                </pic:pic>
              </a:graphicData>
            </a:graphic>
          </wp:inline>
        </w:drawing>
      </w:r>
      <w:r>
        <w:rPr>
          <w:b/>
          <w:bCs/>
          <w:sz w:val="21"/>
          <w:szCs w:val="21"/>
        </w:rPr>
        <w:t>Figure 4-2 Line Chart of Multi-Model Fitting Comparison for CPI Forecasting</w:t>
      </w:r>
    </w:p>
    <w:p w14:paraId="0053DBC6">
      <w:pPr>
        <w:pStyle w:val="3"/>
      </w:pPr>
      <w:r>
        <w:t>The figure shows the time series comparison between the real CPI year-on-year growth rate and the predicted values of the three models on the test set. The black solid line is the real CPI trend, the dashed lines of different colors represent the prediction results of the three models respectively, the horizontal axis is time (July 2020 to July 2024), and the vertical axis is the CPI year-on-year growth rate (%).</w:t>
      </w:r>
    </w:p>
    <w:p w14:paraId="2C22F560">
      <w:pPr>
        <w:pStyle w:val="3"/>
      </w:pPr>
      <w:r>
        <w:t>It can be seen from the fitting chart:</w:t>
      </w:r>
    </w:p>
    <w:p w14:paraId="542C316D">
      <w:pPr>
        <w:numPr>
          <w:ilvl w:val="0"/>
          <w:numId w:val="12"/>
        </w:numPr>
      </w:pPr>
      <w:r>
        <w:t>The prediction curve of Random Forest is the most consistent with the real CPI trend and can better track the medium-term fluctuation trend of CPI</w:t>
      </w:r>
    </w:p>
    <w:p w14:paraId="3E710AC0">
      <w:pPr>
        <w:numPr>
          <w:ilvl w:val="0"/>
          <w:numId w:val="12"/>
        </w:numPr>
      </w:pPr>
      <w:r>
        <w:t>The prediction curve of Dual-Encoder is too smooth, has insufficient ability to capture short-term large fluctuations in CPI, and has obvious lag</w:t>
      </w:r>
    </w:p>
    <w:p w14:paraId="11B62DA9">
      <w:pPr>
        <w:numPr>
          <w:ilvl w:val="0"/>
          <w:numId w:val="12"/>
        </w:numPr>
      </w:pPr>
      <w:r>
        <w:t>The prediction curve of PCA_OLS fluctuates violently and completely deviates from the real value, with no practical predictive value</w:t>
      </w:r>
    </w:p>
    <w:bookmarkEnd w:id="8"/>
    <w:p w14:paraId="150271EE">
      <w:pPr>
        <w:pStyle w:val="6"/>
      </w:pPr>
      <w:bookmarkStart w:id="9" w:name="X964ad0425dac22ddd93bb13cb222cce7826bb93"/>
      <w:r>
        <w:t>Analysis of Inflection Point Fluctuations</w:t>
      </w:r>
    </w:p>
    <w:p w14:paraId="19D98085">
      <w:pPr>
        <w:pStyle w:val="4"/>
      </w:pPr>
      <w:r>
        <w:t>To further analyze the performance of the model in different economic cycles, this study conducts quarterly statistics on the prediction errors of the Dual-Encoder model:</w:t>
      </w:r>
    </w:p>
    <w:p w14:paraId="4824259D">
      <w:pPr>
        <w:pStyle w:val="3"/>
        <w:ind w:firstLine="428"/>
        <w:jc w:val="center"/>
        <w:rPr>
          <w:sz w:val="21"/>
          <w:szCs w:val="21"/>
        </w:rPr>
      </w:pPr>
      <w:r>
        <w:rPr>
          <w:b/>
          <w:bCs/>
          <w:sz w:val="21"/>
          <w:szCs w:val="21"/>
        </w:rPr>
        <w:t>Table 4-3 Quarterly Prediction Error Statistics of Dual-Encoder Model</w:t>
      </w:r>
    </w:p>
    <w:tbl>
      <w:tblPr>
        <w:tblStyle w:val="34"/>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05"/>
        <w:gridCol w:w="1704"/>
        <w:gridCol w:w="1704"/>
        <w:gridCol w:w="1704"/>
        <w:gridCol w:w="1704"/>
      </w:tblGrid>
      <w:tr w14:paraId="6A688CF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662" w:type="dxa"/>
            <w:tcBorders>
              <w:bottom w:val="single" w:color="auto" w:sz="4" w:space="0"/>
              <w:insideH w:val="single" w:sz="4" w:space="0"/>
            </w:tcBorders>
            <w:vAlign w:val="center"/>
          </w:tcPr>
          <w:p w14:paraId="2DC3D3D3">
            <w:pPr>
              <w:pStyle w:val="30"/>
              <w:jc w:val="center"/>
              <w:rPr>
                <w:b/>
                <w:i w:val="0"/>
                <w:sz w:val="20"/>
                <w:szCs w:val="20"/>
              </w:rPr>
            </w:pPr>
            <w:r>
              <w:rPr>
                <w:b/>
                <w:i w:val="0"/>
                <w:sz w:val="20"/>
                <w:szCs w:val="20"/>
              </w:rPr>
              <w:t>Quarter</w:t>
            </w:r>
          </w:p>
        </w:tc>
        <w:tc>
          <w:tcPr>
            <w:tcW w:w="1661" w:type="dxa"/>
            <w:tcBorders>
              <w:bottom w:val="single" w:color="auto" w:sz="4" w:space="0"/>
              <w:insideH w:val="single" w:sz="4" w:space="0"/>
            </w:tcBorders>
            <w:vAlign w:val="center"/>
          </w:tcPr>
          <w:p w14:paraId="4CA20CAF">
            <w:pPr>
              <w:pStyle w:val="30"/>
              <w:jc w:val="center"/>
              <w:rPr>
                <w:b/>
                <w:i w:val="0"/>
                <w:sz w:val="20"/>
                <w:szCs w:val="20"/>
              </w:rPr>
            </w:pPr>
            <w:r>
              <w:rPr>
                <w:b/>
                <w:i w:val="0"/>
                <w:sz w:val="20"/>
                <w:szCs w:val="20"/>
              </w:rPr>
              <w:t>Mean Error (%)</w:t>
            </w:r>
          </w:p>
        </w:tc>
        <w:tc>
          <w:tcPr>
            <w:tcW w:w="1661" w:type="dxa"/>
            <w:tcBorders>
              <w:bottom w:val="single" w:color="auto" w:sz="4" w:space="0"/>
              <w:insideH w:val="single" w:sz="4" w:space="0"/>
            </w:tcBorders>
            <w:vAlign w:val="center"/>
          </w:tcPr>
          <w:p w14:paraId="7FCD76E7">
            <w:pPr>
              <w:pStyle w:val="30"/>
              <w:jc w:val="center"/>
              <w:rPr>
                <w:b/>
                <w:i w:val="0"/>
                <w:sz w:val="20"/>
                <w:szCs w:val="20"/>
              </w:rPr>
            </w:pPr>
            <w:r>
              <w:rPr>
                <w:b/>
                <w:i w:val="0"/>
                <w:sz w:val="20"/>
                <w:szCs w:val="20"/>
              </w:rPr>
              <w:t>Error Standard Deviation (%)</w:t>
            </w:r>
          </w:p>
        </w:tc>
        <w:tc>
          <w:tcPr>
            <w:tcW w:w="1661" w:type="dxa"/>
            <w:tcBorders>
              <w:bottom w:val="single" w:color="auto" w:sz="4" w:space="0"/>
              <w:insideH w:val="single" w:sz="4" w:space="0"/>
            </w:tcBorders>
            <w:vAlign w:val="center"/>
          </w:tcPr>
          <w:p w14:paraId="08577A40">
            <w:pPr>
              <w:pStyle w:val="30"/>
              <w:jc w:val="center"/>
              <w:rPr>
                <w:b/>
                <w:i w:val="0"/>
                <w:sz w:val="20"/>
                <w:szCs w:val="20"/>
              </w:rPr>
            </w:pPr>
            <w:r>
              <w:rPr>
                <w:b/>
                <w:i w:val="0"/>
                <w:sz w:val="20"/>
                <w:szCs w:val="20"/>
              </w:rPr>
              <w:t>Number of Samples</w:t>
            </w:r>
          </w:p>
        </w:tc>
        <w:tc>
          <w:tcPr>
            <w:tcW w:w="1661" w:type="dxa"/>
            <w:tcBorders>
              <w:bottom w:val="single" w:color="auto" w:sz="4" w:space="0"/>
              <w:insideH w:val="single" w:sz="4" w:space="0"/>
            </w:tcBorders>
            <w:vAlign w:val="center"/>
          </w:tcPr>
          <w:p w14:paraId="1EF9A62B">
            <w:pPr>
              <w:pStyle w:val="30"/>
              <w:jc w:val="center"/>
              <w:rPr>
                <w:b/>
                <w:i w:val="0"/>
                <w:sz w:val="20"/>
                <w:szCs w:val="20"/>
              </w:rPr>
            </w:pPr>
            <w:r>
              <w:rPr>
                <w:b/>
                <w:i w:val="0"/>
                <w:sz w:val="20"/>
                <w:szCs w:val="20"/>
              </w:rPr>
              <w:t>Real CPI Mean (%)</w:t>
            </w:r>
          </w:p>
        </w:tc>
      </w:tr>
      <w:tr w14:paraId="72C7D4B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vAlign w:val="center"/>
          </w:tcPr>
          <w:p w14:paraId="47F40B23">
            <w:pPr>
              <w:pStyle w:val="30"/>
              <w:jc w:val="center"/>
              <w:rPr>
                <w:sz w:val="20"/>
                <w:szCs w:val="20"/>
              </w:rPr>
            </w:pPr>
            <w:r>
              <w:rPr>
                <w:sz w:val="20"/>
                <w:szCs w:val="20"/>
              </w:rPr>
              <w:t>Q1</w:t>
            </w:r>
          </w:p>
        </w:tc>
        <w:tc>
          <w:tcPr>
            <w:tcW w:w="1661" w:type="dxa"/>
            <w:vAlign w:val="center"/>
          </w:tcPr>
          <w:p w14:paraId="785C14C7">
            <w:pPr>
              <w:pStyle w:val="30"/>
              <w:jc w:val="center"/>
              <w:rPr>
                <w:sz w:val="20"/>
                <w:szCs w:val="20"/>
              </w:rPr>
            </w:pPr>
            <w:r>
              <w:rPr>
                <w:sz w:val="20"/>
                <w:szCs w:val="20"/>
              </w:rPr>
              <w:t>+0.477</w:t>
            </w:r>
          </w:p>
        </w:tc>
        <w:tc>
          <w:tcPr>
            <w:tcW w:w="1661" w:type="dxa"/>
            <w:vAlign w:val="center"/>
          </w:tcPr>
          <w:p w14:paraId="7F96190A">
            <w:pPr>
              <w:pStyle w:val="30"/>
              <w:jc w:val="center"/>
              <w:rPr>
                <w:sz w:val="20"/>
                <w:szCs w:val="20"/>
              </w:rPr>
            </w:pPr>
            <w:r>
              <w:rPr>
                <w:sz w:val="20"/>
                <w:szCs w:val="20"/>
              </w:rPr>
              <w:t>1.185</w:t>
            </w:r>
          </w:p>
        </w:tc>
        <w:tc>
          <w:tcPr>
            <w:tcW w:w="1661" w:type="dxa"/>
            <w:vAlign w:val="center"/>
          </w:tcPr>
          <w:p w14:paraId="3C4B937D">
            <w:pPr>
              <w:pStyle w:val="30"/>
              <w:jc w:val="center"/>
              <w:rPr>
                <w:sz w:val="20"/>
                <w:szCs w:val="20"/>
              </w:rPr>
            </w:pPr>
            <w:r>
              <w:rPr>
                <w:sz w:val="20"/>
                <w:szCs w:val="20"/>
              </w:rPr>
              <w:t>4</w:t>
            </w:r>
          </w:p>
        </w:tc>
        <w:tc>
          <w:tcPr>
            <w:tcW w:w="1661" w:type="dxa"/>
            <w:vAlign w:val="center"/>
          </w:tcPr>
          <w:p w14:paraId="3A65E9D1">
            <w:pPr>
              <w:pStyle w:val="30"/>
              <w:jc w:val="center"/>
              <w:rPr>
                <w:sz w:val="20"/>
                <w:szCs w:val="20"/>
              </w:rPr>
            </w:pPr>
            <w:r>
              <w:rPr>
                <w:sz w:val="20"/>
                <w:szCs w:val="20"/>
              </w:rPr>
              <w:t>0.55</w:t>
            </w:r>
          </w:p>
        </w:tc>
      </w:tr>
      <w:tr w14:paraId="66029B2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vAlign w:val="center"/>
          </w:tcPr>
          <w:p w14:paraId="77391A05">
            <w:pPr>
              <w:pStyle w:val="30"/>
              <w:jc w:val="center"/>
              <w:rPr>
                <w:sz w:val="20"/>
                <w:szCs w:val="20"/>
              </w:rPr>
            </w:pPr>
            <w:r>
              <w:rPr>
                <w:sz w:val="20"/>
                <w:szCs w:val="20"/>
              </w:rPr>
              <w:t>Q2</w:t>
            </w:r>
          </w:p>
        </w:tc>
        <w:tc>
          <w:tcPr>
            <w:tcW w:w="1661" w:type="dxa"/>
            <w:vAlign w:val="center"/>
          </w:tcPr>
          <w:p w14:paraId="64A8170B">
            <w:pPr>
              <w:pStyle w:val="30"/>
              <w:jc w:val="center"/>
              <w:rPr>
                <w:sz w:val="20"/>
                <w:szCs w:val="20"/>
              </w:rPr>
            </w:pPr>
            <w:r>
              <w:rPr>
                <w:sz w:val="20"/>
                <w:szCs w:val="20"/>
              </w:rPr>
              <w:t>+0.149</w:t>
            </w:r>
          </w:p>
        </w:tc>
        <w:tc>
          <w:tcPr>
            <w:tcW w:w="1661" w:type="dxa"/>
            <w:vAlign w:val="center"/>
          </w:tcPr>
          <w:p w14:paraId="1F88EA1F">
            <w:pPr>
              <w:pStyle w:val="30"/>
              <w:jc w:val="center"/>
              <w:rPr>
                <w:sz w:val="20"/>
                <w:szCs w:val="20"/>
              </w:rPr>
            </w:pPr>
            <w:r>
              <w:rPr>
                <w:sz w:val="20"/>
                <w:szCs w:val="20"/>
              </w:rPr>
              <w:t>1.191</w:t>
            </w:r>
          </w:p>
        </w:tc>
        <w:tc>
          <w:tcPr>
            <w:tcW w:w="1661" w:type="dxa"/>
            <w:vAlign w:val="center"/>
          </w:tcPr>
          <w:p w14:paraId="628A7B08">
            <w:pPr>
              <w:pStyle w:val="30"/>
              <w:jc w:val="center"/>
              <w:rPr>
                <w:sz w:val="20"/>
                <w:szCs w:val="20"/>
              </w:rPr>
            </w:pPr>
            <w:r>
              <w:rPr>
                <w:sz w:val="20"/>
                <w:szCs w:val="20"/>
              </w:rPr>
              <w:t>11</w:t>
            </w:r>
          </w:p>
        </w:tc>
        <w:tc>
          <w:tcPr>
            <w:tcW w:w="1661" w:type="dxa"/>
            <w:vAlign w:val="center"/>
          </w:tcPr>
          <w:p w14:paraId="759EBE97">
            <w:pPr>
              <w:pStyle w:val="30"/>
              <w:jc w:val="center"/>
              <w:rPr>
                <w:sz w:val="20"/>
                <w:szCs w:val="20"/>
              </w:rPr>
            </w:pPr>
            <w:r>
              <w:rPr>
                <w:sz w:val="20"/>
                <w:szCs w:val="20"/>
              </w:rPr>
              <w:t>0.93</w:t>
            </w:r>
          </w:p>
        </w:tc>
      </w:tr>
      <w:tr w14:paraId="16B9302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vAlign w:val="center"/>
          </w:tcPr>
          <w:p w14:paraId="0D06B0B0">
            <w:pPr>
              <w:pStyle w:val="30"/>
              <w:jc w:val="center"/>
              <w:rPr>
                <w:sz w:val="20"/>
                <w:szCs w:val="20"/>
              </w:rPr>
            </w:pPr>
            <w:r>
              <w:rPr>
                <w:sz w:val="20"/>
                <w:szCs w:val="20"/>
              </w:rPr>
              <w:t>Q3</w:t>
            </w:r>
          </w:p>
        </w:tc>
        <w:tc>
          <w:tcPr>
            <w:tcW w:w="1661" w:type="dxa"/>
            <w:vAlign w:val="center"/>
          </w:tcPr>
          <w:p w14:paraId="54B50609">
            <w:pPr>
              <w:pStyle w:val="30"/>
              <w:jc w:val="center"/>
              <w:rPr>
                <w:sz w:val="20"/>
                <w:szCs w:val="20"/>
              </w:rPr>
            </w:pPr>
            <w:r>
              <w:rPr>
                <w:sz w:val="20"/>
                <w:szCs w:val="20"/>
              </w:rPr>
              <w:t>-0.086</w:t>
            </w:r>
          </w:p>
        </w:tc>
        <w:tc>
          <w:tcPr>
            <w:tcW w:w="1661" w:type="dxa"/>
            <w:vAlign w:val="center"/>
          </w:tcPr>
          <w:p w14:paraId="3FB566A7">
            <w:pPr>
              <w:pStyle w:val="30"/>
              <w:jc w:val="center"/>
              <w:rPr>
                <w:sz w:val="20"/>
                <w:szCs w:val="20"/>
              </w:rPr>
            </w:pPr>
            <w:r>
              <w:rPr>
                <w:sz w:val="20"/>
                <w:szCs w:val="20"/>
              </w:rPr>
              <w:t>0.621</w:t>
            </w:r>
          </w:p>
        </w:tc>
        <w:tc>
          <w:tcPr>
            <w:tcW w:w="1661" w:type="dxa"/>
            <w:vAlign w:val="center"/>
          </w:tcPr>
          <w:p w14:paraId="2D2FF746">
            <w:pPr>
              <w:pStyle w:val="30"/>
              <w:jc w:val="center"/>
              <w:rPr>
                <w:sz w:val="20"/>
                <w:szCs w:val="20"/>
              </w:rPr>
            </w:pPr>
            <w:r>
              <w:rPr>
                <w:sz w:val="20"/>
                <w:szCs w:val="20"/>
              </w:rPr>
              <w:t>12</w:t>
            </w:r>
          </w:p>
        </w:tc>
        <w:tc>
          <w:tcPr>
            <w:tcW w:w="1661" w:type="dxa"/>
            <w:vAlign w:val="center"/>
          </w:tcPr>
          <w:p w14:paraId="242E13C5">
            <w:pPr>
              <w:pStyle w:val="30"/>
              <w:jc w:val="center"/>
              <w:rPr>
                <w:sz w:val="20"/>
                <w:szCs w:val="20"/>
              </w:rPr>
            </w:pPr>
            <w:r>
              <w:rPr>
                <w:sz w:val="20"/>
                <w:szCs w:val="20"/>
              </w:rPr>
              <w:t>0.98</w:t>
            </w:r>
          </w:p>
        </w:tc>
      </w:tr>
      <w:tr w14:paraId="16147A8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vAlign w:val="center"/>
          </w:tcPr>
          <w:p w14:paraId="59791BDD">
            <w:pPr>
              <w:pStyle w:val="30"/>
              <w:jc w:val="center"/>
              <w:rPr>
                <w:sz w:val="20"/>
                <w:szCs w:val="20"/>
              </w:rPr>
            </w:pPr>
            <w:r>
              <w:rPr>
                <w:sz w:val="20"/>
                <w:szCs w:val="20"/>
              </w:rPr>
              <w:t>Q4</w:t>
            </w:r>
          </w:p>
        </w:tc>
        <w:tc>
          <w:tcPr>
            <w:tcW w:w="1661" w:type="dxa"/>
            <w:vAlign w:val="center"/>
          </w:tcPr>
          <w:p w14:paraId="162EC302">
            <w:pPr>
              <w:pStyle w:val="30"/>
              <w:jc w:val="center"/>
              <w:rPr>
                <w:sz w:val="20"/>
                <w:szCs w:val="20"/>
              </w:rPr>
            </w:pPr>
            <w:r>
              <w:rPr>
                <w:sz w:val="20"/>
                <w:szCs w:val="20"/>
              </w:rPr>
              <w:t>+0.093</w:t>
            </w:r>
          </w:p>
        </w:tc>
        <w:tc>
          <w:tcPr>
            <w:tcW w:w="1661" w:type="dxa"/>
            <w:vAlign w:val="center"/>
          </w:tcPr>
          <w:p w14:paraId="1AFBCF6A">
            <w:pPr>
              <w:pStyle w:val="30"/>
              <w:jc w:val="center"/>
              <w:rPr>
                <w:sz w:val="20"/>
                <w:szCs w:val="20"/>
              </w:rPr>
            </w:pPr>
            <w:r>
              <w:rPr>
                <w:sz w:val="20"/>
                <w:szCs w:val="20"/>
              </w:rPr>
              <w:t>1.094</w:t>
            </w:r>
          </w:p>
        </w:tc>
        <w:tc>
          <w:tcPr>
            <w:tcW w:w="1661" w:type="dxa"/>
            <w:vAlign w:val="center"/>
          </w:tcPr>
          <w:p w14:paraId="4950C503">
            <w:pPr>
              <w:pStyle w:val="30"/>
              <w:jc w:val="center"/>
              <w:rPr>
                <w:sz w:val="20"/>
                <w:szCs w:val="20"/>
              </w:rPr>
            </w:pPr>
            <w:r>
              <w:rPr>
                <w:sz w:val="20"/>
                <w:szCs w:val="20"/>
              </w:rPr>
              <w:t>12</w:t>
            </w:r>
          </w:p>
        </w:tc>
        <w:tc>
          <w:tcPr>
            <w:tcW w:w="1661" w:type="dxa"/>
            <w:vAlign w:val="center"/>
          </w:tcPr>
          <w:p w14:paraId="3AA2E413">
            <w:pPr>
              <w:pStyle w:val="30"/>
              <w:jc w:val="center"/>
              <w:rPr>
                <w:sz w:val="20"/>
                <w:szCs w:val="20"/>
              </w:rPr>
            </w:pPr>
            <w:r>
              <w:rPr>
                <w:sz w:val="20"/>
                <w:szCs w:val="20"/>
              </w:rPr>
              <w:t>0.87</w:t>
            </w:r>
          </w:p>
        </w:tc>
      </w:tr>
    </w:tbl>
    <w:p w14:paraId="23A2E35C">
      <w:pPr>
        <w:pStyle w:val="3"/>
        <w:jc w:val="center"/>
        <w:rPr>
          <w:b/>
          <w:bCs/>
          <w:sz w:val="21"/>
          <w:szCs w:val="21"/>
        </w:rPr>
      </w:pPr>
      <w:r>
        <w:drawing>
          <wp:inline distT="0" distB="0" distL="0" distR="0">
            <wp:extent cx="4004945" cy="2887345"/>
            <wp:effectExtent l="0" t="0" r="0" b="0"/>
            <wp:docPr id="840928250" name="图片 3"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28250" name="图片 3" descr="No description has been provided for this 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004945" cy="2887345"/>
                    </a:xfrm>
                    <a:prstGeom prst="rect">
                      <a:avLst/>
                    </a:prstGeom>
                    <a:noFill/>
                    <a:ln>
                      <a:noFill/>
                    </a:ln>
                  </pic:spPr>
                </pic:pic>
              </a:graphicData>
            </a:graphic>
          </wp:inline>
        </w:drawing>
      </w:r>
    </w:p>
    <w:p w14:paraId="2AAD6DC7">
      <w:pPr>
        <w:pStyle w:val="3"/>
        <w:ind w:firstLine="428"/>
        <w:jc w:val="center"/>
        <w:rPr>
          <w:sz w:val="21"/>
          <w:szCs w:val="21"/>
        </w:rPr>
      </w:pPr>
      <w:r>
        <w:rPr>
          <w:b/>
          <w:bCs/>
          <w:sz w:val="21"/>
          <w:szCs w:val="21"/>
        </w:rPr>
        <w:t>Figure 4-3 Box Plot of Quarterly Prediction Error Distribution</w:t>
      </w:r>
    </w:p>
    <w:p w14:paraId="5A5931E0">
      <w:pPr>
        <w:pStyle w:val="3"/>
      </w:pPr>
      <w:r>
        <w:t>The figure shows the distribution characteristics of prediction errors in four quarters. The box represents the interquartile range of errors, the middle line is the median, and the whiskers indicate the fluctuation range of errors.</w:t>
      </w:r>
    </w:p>
    <w:p w14:paraId="2ADB3C43">
      <w:pPr>
        <w:pStyle w:val="3"/>
        <w:ind w:firstLine="489"/>
      </w:pPr>
      <w:r>
        <w:rPr>
          <w:b/>
          <w:bCs/>
        </w:rPr>
        <w:t>Key Findings</w:t>
      </w:r>
      <w:r>
        <w:t>:</w:t>
      </w:r>
    </w:p>
    <w:p w14:paraId="37A3A0AB">
      <w:pPr>
        <w:numPr>
          <w:ilvl w:val="0"/>
          <w:numId w:val="15"/>
        </w:numPr>
      </w:pPr>
      <w:r>
        <w:t>The model has the largest prediction error in the first quarter and shows an obvious overestimation tendency, mainly because the consumption and price fluctuations caused by the Spring Festival factor have strong particularity and are difficult to be fully captured by historical data</w:t>
      </w:r>
    </w:p>
    <w:p w14:paraId="1B57A128">
      <w:pPr>
        <w:numPr>
          <w:ilvl w:val="0"/>
          <w:numId w:val="15"/>
        </w:numPr>
      </w:pPr>
      <w:r>
        <w:t>The model has the highest prediction accuracy in the third quarter, with an error standard deviation of only 0.621%, indicating that the model has higher prediction reliability during periods of relatively stable economic operation</w:t>
      </w:r>
    </w:p>
    <w:p w14:paraId="0BCE37A1">
      <w:pPr>
        <w:numPr>
          <w:ilvl w:val="0"/>
          <w:numId w:val="15"/>
        </w:numPr>
      </w:pPr>
      <w:r>
        <w:t>During the economic fluctuation period from 2022 to 2023 (corresponding to the fold2 test set), the RMSE of Dual-Encoder dropped to 0.306, close to 0.202 of Random Forest, indicating that it has certain potential in capturing recent macroeconomic inflection points, but the overall stability still needs to be improved</w:t>
      </w:r>
    </w:p>
    <w:bookmarkEnd w:id="0"/>
    <w:bookmarkEnd w:id="7"/>
    <w:bookmarkEnd w:id="9"/>
    <w:p w14:paraId="6448ADA4">
      <w:pPr>
        <w:pStyle w:val="2"/>
      </w:pPr>
      <w:bookmarkStart w:id="10" w:name="X4a606cb579a3bfea1a1156b9c6288160c26a5cc"/>
      <w:r>
        <w:t>V. Conclusions and Directions for Improvement</w:t>
      </w:r>
    </w:p>
    <w:p w14:paraId="533A4717">
      <w:pPr>
        <w:pStyle w:val="5"/>
      </w:pPr>
      <w:bookmarkStart w:id="11" w:name="core-conclusions"/>
      <w:r>
        <w:t>5.1 Core Conclusions</w:t>
      </w:r>
    </w:p>
    <w:p w14:paraId="7DC62760">
      <w:pPr>
        <w:numPr>
          <w:ilvl w:val="0"/>
          <w:numId w:val="16"/>
        </w:numPr>
      </w:pPr>
      <w:r>
        <w:rPr>
          <w:b/>
          <w:bCs/>
        </w:rPr>
        <w:t>Determination of the optimal model architecture</w:t>
      </w:r>
      <w:r>
        <w:t xml:space="preserve">: Comprehensive prediction accuracy, stability, and anti-overfitting ability, the </w:t>
      </w:r>
      <w:r>
        <w:rPr>
          <w:b/>
          <w:bCs/>
        </w:rPr>
        <w:t>Random Forest model</w:t>
      </w:r>
      <w:r>
        <w:t xml:space="preserve"> is the best choice for this CPI forecasting task. It shows significant advantages on small-sample, high-noise macroeconomic data, while complex deep learning models fail to exert expected performance due to insufficient sample size.</w:t>
      </w:r>
    </w:p>
    <w:p w14:paraId="35E18EE7">
      <w:pPr>
        <w:numPr>
          <w:ilvl w:val="0"/>
          <w:numId w:val="16"/>
        </w:numPr>
      </w:pPr>
      <w:r>
        <w:rPr>
          <w:b/>
          <w:bCs/>
        </w:rPr>
        <w:t>Validation of the effectiveness of the mixed-frequency data system</w:t>
      </w:r>
      <w:r>
        <w:t>: The introduction of high-frequency alternative data such as metro passenger volume, cement price index, and pork wholesale price does bring certain information gains, verifying the value of the mixed-frequency data fusion system in macro forecasting. However, from the perspective of feature importance, the contribution of high-frequency data is relatively limited, and the inflation inertia of CPI itself and the industrial chain transmission effect of PPI are still the core driving factors of forecasting.</w:t>
      </w:r>
    </w:p>
    <w:p w14:paraId="29340584">
      <w:pPr>
        <w:numPr>
          <w:ilvl w:val="0"/>
          <w:numId w:val="16"/>
        </w:numPr>
      </w:pPr>
      <w:r>
        <w:rPr>
          <w:b/>
          <w:bCs/>
        </w:rPr>
        <w:t>Clear limitations of linear models</w:t>
      </w:r>
      <w:r>
        <w:t>: The change in CPI has strong nonlinear characteristics. Traditional linear regression models, even after principal component dimensionality reduction, cannot effectively capture the complex laws of economic fluctuations and are completely unsuitable for CPI forecasting tasks.</w:t>
      </w:r>
    </w:p>
    <w:bookmarkEnd w:id="11"/>
    <w:p w14:paraId="4BC46B60">
      <w:pPr>
        <w:pStyle w:val="5"/>
      </w:pPr>
      <w:bookmarkStart w:id="12" w:name="model-limitations"/>
      <w:r>
        <w:t>5.2 Model Limitations</w:t>
      </w:r>
    </w:p>
    <w:p w14:paraId="49581439">
      <w:pPr>
        <w:numPr>
          <w:ilvl w:val="0"/>
          <w:numId w:val="17"/>
        </w:numPr>
      </w:pPr>
      <w:r>
        <w:rPr>
          <w:b/>
          <w:bCs/>
        </w:rPr>
        <w:t>Sample size and overfitting constraints</w:t>
      </w:r>
      <w:r>
        <w:t>: Limited by the release frequency of macroeconomic data, this study only uses about 7 years of monthly data from 2017 to 2024, with insufficient effective training samples. This leads to the inability of deep neural networks to fully learn the complex laws in the data, the generalization ability is severely restricted, and obvious overfitting occurs.</w:t>
      </w:r>
    </w:p>
    <w:p w14:paraId="530C9A16">
      <w:pPr>
        <w:numPr>
          <w:ilvl w:val="0"/>
          <w:numId w:val="17"/>
        </w:numPr>
      </w:pPr>
      <w:r>
        <w:rPr>
          <w:b/>
          <w:bCs/>
        </w:rPr>
        <w:t>Blind spots of quantitative data</w:t>
      </w:r>
      <w:r>
        <w:t>: The current feature set only includes structured numerical data and cannot effectively capture the instantaneous impact of non-quantifiable major events on CPI, such as sudden policy adjustments, geopolitical conflicts, public health events, etc., which are often important reasons for large fluctuations in CPI.</w:t>
      </w:r>
    </w:p>
    <w:p w14:paraId="25800D7E">
      <w:pPr>
        <w:numPr>
          <w:ilvl w:val="0"/>
          <w:numId w:val="17"/>
        </w:numPr>
      </w:pPr>
      <w:r>
        <w:rPr>
          <w:b/>
          <w:bCs/>
        </w:rPr>
        <w:t>Insufficiency of static weight fusion</w:t>
      </w:r>
      <w:r>
        <w:t>: The Dual-Encoder model uses fixed weights to fuse high and low frequency features and cannot dynamically adjust feature weights according to different macroeconomic cycles, resulting in large differences in model performance in different economic stages.</w:t>
      </w:r>
    </w:p>
    <w:bookmarkEnd w:id="12"/>
    <w:p w14:paraId="3C9269E6">
      <w:pPr>
        <w:pStyle w:val="5"/>
      </w:pPr>
      <w:bookmarkStart w:id="13" w:name="directions-for-improvement"/>
      <w:r>
        <w:t>5.3 Directions for Improvement</w:t>
      </w:r>
    </w:p>
    <w:p w14:paraId="57F56F33">
      <w:pPr>
        <w:numPr>
          <w:ilvl w:val="0"/>
          <w:numId w:val="18"/>
        </w:numPr>
      </w:pPr>
      <w:r>
        <w:rPr>
          <w:b/>
          <w:bCs/>
        </w:rPr>
        <w:t>Feature space expansion</w:t>
      </w:r>
      <w:r>
        <w:t>: Introduce natural language processing technology to crawl text data such as the central bank’s monetary policy implementation reports, financial news, and government work reports, extract sentiment scores and policy signals as new features, make up for the shortcomings of structured data, and improve the model’s ability to capture sudden events.</w:t>
      </w:r>
    </w:p>
    <w:p w14:paraId="7DB7DEC6">
      <w:pPr>
        <w:numPr>
          <w:ilvl w:val="0"/>
          <w:numId w:val="18"/>
        </w:numPr>
      </w:pPr>
      <w:r>
        <w:rPr>
          <w:b/>
          <w:bCs/>
        </w:rPr>
        <w:t>Model robustness optimization</w:t>
      </w:r>
      <w:r>
        <w:t>: Explore the use of stronger regularization methods (such as increasing the Dropout ratio, adding L1 regularization, using early stopping mechanisms) to alleviate the overfitting problem of deep learning models; at the same time, try to pre-train on longer-cycle overseas macroeconomic datasets and then adapt to the Chinese CPI forecasting task through transfer learning.</w:t>
      </w:r>
    </w:p>
    <w:p w14:paraId="6718602E">
      <w:pPr>
        <w:numPr>
          <w:ilvl w:val="0"/>
          <w:numId w:val="18"/>
        </w:numPr>
        <w:rPr>
          <w:rFonts w:hint="eastAsia"/>
        </w:rPr>
      </w:pPr>
      <w:r>
        <w:rPr>
          <w:b/>
          <w:bCs/>
        </w:rPr>
        <w:t>Introduction of dynamic weights</w:t>
      </w:r>
      <w:r>
        <w:t>: Add an attention mechanism to the fusion layer of the dual encoder to dynamically adjust the weights of high and low frequency features according to different macroeconomic cycles. For example, increase the weights of industrial product prices and monetary injection during economic overheating periods, and increase the weights of consumption and employment-related indicators during economic downturns to improve the adaptability and stability of the model.</w:t>
      </w:r>
      <w:bookmarkEnd w:id="10"/>
      <w:bookmarkEnd w:id="13"/>
    </w:p>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New Roman (标题 CS)">
    <w:altName w:val="宋体"/>
    <w:panose1 w:val="020B0604020202020204"/>
    <w:charset w:val="86"/>
    <w:family w:val="roman"/>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Fira Code">
    <w:altName w:val="Yu Gothic UI Semibold"/>
    <w:panose1 w:val="020B0809050000020004"/>
    <w:charset w:val="00"/>
    <w:family w:val="modern"/>
    <w:pitch w:val="default"/>
    <w:sig w:usb0="00000000" w:usb1="00000000" w:usb2="00000008" w:usb3="00000000" w:csb0="0000009F" w:csb1="00000000"/>
  </w:font>
  <w:font w:name="Yu Gothic UI Semibold">
    <w:panose1 w:val="020B0700000000000000"/>
    <w:charset w:val="80"/>
    <w:family w:val="auto"/>
    <w:pitch w:val="default"/>
    <w:sig w:usb0="E00002FF" w:usb1="2AC7FDFF" w:usb2="00000016" w:usb3="00000000" w:csb0="2002009F" w:csb1="00000000"/>
  </w:font>
  <w:font w:name="Times New Roman (正文 CS 字体)">
    <w:altName w:val="宋体"/>
    <w:panose1 w:val="020B0604020202020204"/>
    <w:charset w:val="86"/>
    <w:family w:val="roman"/>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Cambria Math">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汉仪字酷堂长林体W">
    <w:panose1 w:val="00020600040101010101"/>
    <w:charset w:val="86"/>
    <w:family w:val="auto"/>
    <w:pitch w:val="default"/>
    <w:sig w:usb0="8000003F" w:usb1="1AC104FA" w:usb2="00000016" w:usb3="00000000" w:csb0="0004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016FDC22">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B5CC4B7">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567" w:hanging="329"/>
      </w:pPr>
      <w:rPr>
        <w:rFonts w:hint="eastAsia" w:ascii="微软雅黑" w:hAnsi="微软雅黑" w:eastAsia="微软雅黑"/>
        <w:sz w:val="28"/>
      </w:rPr>
    </w:lvl>
    <w:lvl w:ilvl="1" w:tentative="0">
      <w:start w:val="0"/>
      <w:numFmt w:val="bullet"/>
      <w:lvlText w:val=""/>
      <w:lvlJc w:val="left"/>
      <w:pPr>
        <w:ind w:left="1134" w:hanging="329"/>
      </w:pPr>
      <w:rPr>
        <w:rFonts w:hint="default" w:ascii="Wingdings" w:hAnsi="Wingdings" w:eastAsia="微软雅黑"/>
        <w:sz w:val="28"/>
      </w:rPr>
    </w:lvl>
    <w:lvl w:ilvl="2" w:tentative="0">
      <w:start w:val="0"/>
      <w:numFmt w:val="bullet"/>
      <w:lvlText w:val=""/>
      <w:lvlJc w:val="left"/>
      <w:pPr>
        <w:ind w:left="1701" w:hanging="329"/>
      </w:pPr>
      <w:rPr>
        <w:rFonts w:hint="default" w:ascii="Wingdings" w:hAnsi="Wingdings" w:eastAsia="微软雅黑"/>
        <w:sz w:val="28"/>
      </w:rPr>
    </w:lvl>
    <w:lvl w:ilvl="3" w:tentative="0">
      <w:start w:val="0"/>
      <w:numFmt w:val="bullet"/>
      <w:lvlText w:val="•"/>
      <w:lvlJc w:val="left"/>
      <w:pPr>
        <w:ind w:left="2268" w:hanging="329"/>
      </w:pPr>
      <w:rPr>
        <w:rFonts w:hint="eastAsia" w:ascii="微软雅黑" w:hAnsi="微软雅黑" w:eastAsia="微软雅黑"/>
        <w:sz w:val="28"/>
      </w:rPr>
    </w:lvl>
    <w:lvl w:ilvl="4" w:tentative="0">
      <w:start w:val="0"/>
      <w:numFmt w:val="bullet"/>
      <w:lvlText w:val="•"/>
      <w:lvlJc w:val="left"/>
      <w:pPr>
        <w:ind w:left="2835" w:hanging="329"/>
      </w:pPr>
      <w:rPr>
        <w:rFonts w:hint="eastAsia" w:ascii="微软雅黑" w:hAnsi="微软雅黑" w:eastAsia="微软雅黑"/>
        <w:sz w:val="28"/>
      </w:rPr>
    </w:lvl>
    <w:lvl w:ilvl="5" w:tentative="0">
      <w:start w:val="0"/>
      <w:numFmt w:val="bullet"/>
      <w:lvlText w:val="•"/>
      <w:lvlJc w:val="left"/>
      <w:pPr>
        <w:ind w:left="3402" w:hanging="329"/>
      </w:pPr>
      <w:rPr>
        <w:rFonts w:hint="eastAsia" w:eastAsia="微软雅黑"/>
        <w:sz w:val="28"/>
      </w:rPr>
    </w:lvl>
    <w:lvl w:ilvl="6" w:tentative="0">
      <w:start w:val="0"/>
      <w:numFmt w:val="bullet"/>
      <w:lvlText w:val="•"/>
      <w:lvlJc w:val="left"/>
      <w:pPr>
        <w:ind w:left="3969" w:hanging="329"/>
      </w:pPr>
      <w:rPr>
        <w:rFonts w:hint="eastAsia" w:eastAsia="微软雅黑"/>
        <w:sz w:val="28"/>
      </w:rPr>
    </w:lvl>
    <w:lvl w:ilvl="7" w:tentative="0">
      <w:start w:val="0"/>
      <w:numFmt w:val="bullet"/>
      <w:lvlText w:val="•"/>
      <w:lvlJc w:val="left"/>
      <w:pPr>
        <w:ind w:left="4536" w:hanging="329"/>
      </w:pPr>
      <w:rPr>
        <w:rFonts w:hint="eastAsia" w:eastAsia="微软雅黑"/>
        <w:sz w:val="28"/>
      </w:rPr>
    </w:lvl>
    <w:lvl w:ilvl="8" w:tentative="0">
      <w:start w:val="0"/>
      <w:numFmt w:val="bullet"/>
      <w:lvlText w:val="•"/>
      <w:lvlJc w:val="left"/>
      <w:pPr>
        <w:ind w:left="5103" w:hanging="329"/>
      </w:pPr>
      <w:rPr>
        <w:rFonts w:hint="eastAsia" w:eastAsia="微软雅黑"/>
        <w:sz w:val="28"/>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12D104C7"/>
    <w:multiLevelType w:val="multilevel"/>
    <w:tmpl w:val="12D104C7"/>
    <w:lvl w:ilvl="0" w:tentative="0">
      <w:start w:val="1"/>
      <w:numFmt w:val="bullet"/>
      <w:lvlText w:val=""/>
      <w:lvlJc w:val="left"/>
      <w:pPr>
        <w:tabs>
          <w:tab w:val="left" w:pos="360"/>
        </w:tabs>
        <w:ind w:left="227" w:hanging="227"/>
      </w:pPr>
      <w:rPr>
        <w:rFonts w:hint="default" w:ascii="Wingdings" w:hAnsi="Wingdings"/>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3">
    <w:nsid w:val="1E3A43A5"/>
    <w:multiLevelType w:val="multilevel"/>
    <w:tmpl w:val="1E3A43A5"/>
    <w:lvl w:ilvl="0" w:tentative="0">
      <w:start w:val="1"/>
      <w:numFmt w:val="bullet"/>
      <w:lvlText w:val=""/>
      <w:lvlJc w:val="left"/>
      <w:pPr>
        <w:tabs>
          <w:tab w:val="left" w:pos="360"/>
        </w:tabs>
        <w:ind w:left="227" w:hanging="227"/>
      </w:pPr>
      <w:rPr>
        <w:rFonts w:hint="default" w:ascii="Wingdings" w:hAnsi="Wingdings"/>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4">
    <w:nsid w:val="21B0045A"/>
    <w:multiLevelType w:val="multilevel"/>
    <w:tmpl w:val="21B0045A"/>
    <w:lvl w:ilvl="0" w:tentative="0">
      <w:start w:val="1"/>
      <w:numFmt w:val="bullet"/>
      <w:lvlText w:val=""/>
      <w:lvlJc w:val="left"/>
      <w:pPr>
        <w:tabs>
          <w:tab w:val="left" w:pos="360"/>
        </w:tabs>
        <w:ind w:left="227" w:hanging="227"/>
      </w:pPr>
      <w:rPr>
        <w:rFonts w:hint="default" w:ascii="Wingdings" w:hAnsi="Wingdings"/>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5">
    <w:nsid w:val="279E1B91"/>
    <w:multiLevelType w:val="multilevel"/>
    <w:tmpl w:val="279E1B91"/>
    <w:lvl w:ilvl="0" w:tentative="0">
      <w:start w:val="1"/>
      <w:numFmt w:val="bullet"/>
      <w:lvlText w:val=""/>
      <w:lvlJc w:val="left"/>
      <w:pPr>
        <w:tabs>
          <w:tab w:val="left" w:pos="360"/>
        </w:tabs>
        <w:ind w:left="227" w:hanging="227"/>
      </w:pPr>
      <w:rPr>
        <w:rFonts w:hint="default" w:ascii="Wingdings" w:hAnsi="Wingdings"/>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6">
    <w:nsid w:val="29BC3A3B"/>
    <w:multiLevelType w:val="multilevel"/>
    <w:tmpl w:val="29BC3A3B"/>
    <w:lvl w:ilvl="0" w:tentative="0">
      <w:start w:val="1"/>
      <w:numFmt w:val="bullet"/>
      <w:lvlText w:val=""/>
      <w:lvlJc w:val="left"/>
      <w:pPr>
        <w:tabs>
          <w:tab w:val="left" w:pos="360"/>
        </w:tabs>
        <w:ind w:left="227" w:hanging="227"/>
      </w:pPr>
      <w:rPr>
        <w:rFonts w:hint="default" w:ascii="Wingdings" w:hAnsi="Wingdings"/>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7">
    <w:nsid w:val="2FA16850"/>
    <w:multiLevelType w:val="multilevel"/>
    <w:tmpl w:val="2FA16850"/>
    <w:lvl w:ilvl="0" w:tentative="0">
      <w:start w:val="1"/>
      <w:numFmt w:val="bullet"/>
      <w:lvlText w:val=""/>
      <w:lvlJc w:val="left"/>
      <w:pPr>
        <w:tabs>
          <w:tab w:val="left" w:pos="360"/>
        </w:tabs>
        <w:ind w:left="227" w:hanging="227"/>
      </w:pPr>
      <w:rPr>
        <w:rFonts w:hint="default" w:ascii="Wingdings" w:hAnsi="Wingdings"/>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8">
    <w:nsid w:val="34696E35"/>
    <w:multiLevelType w:val="multilevel"/>
    <w:tmpl w:val="34696E35"/>
    <w:lvl w:ilvl="0" w:tentative="0">
      <w:start w:val="1"/>
      <w:numFmt w:val="bullet"/>
      <w:lvlText w:val=""/>
      <w:lvlJc w:val="left"/>
      <w:pPr>
        <w:tabs>
          <w:tab w:val="left" w:pos="360"/>
        </w:tabs>
        <w:ind w:left="227" w:hanging="227"/>
      </w:pPr>
      <w:rPr>
        <w:rFonts w:hint="default" w:ascii="Wingdings" w:hAnsi="Wingdings"/>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9">
    <w:nsid w:val="347945D0"/>
    <w:multiLevelType w:val="multilevel"/>
    <w:tmpl w:val="347945D0"/>
    <w:lvl w:ilvl="0" w:tentative="0">
      <w:start w:val="1"/>
      <w:numFmt w:val="bullet"/>
      <w:lvlText w:val=""/>
      <w:lvlJc w:val="left"/>
      <w:pPr>
        <w:tabs>
          <w:tab w:val="left" w:pos="360"/>
        </w:tabs>
        <w:ind w:left="227" w:hanging="227"/>
      </w:pPr>
      <w:rPr>
        <w:rFonts w:hint="default" w:ascii="Wingdings" w:hAnsi="Wingdings"/>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10">
    <w:nsid w:val="5B742A97"/>
    <w:multiLevelType w:val="multilevel"/>
    <w:tmpl w:val="5B742A97"/>
    <w:lvl w:ilvl="0" w:tentative="0">
      <w:start w:val="1"/>
      <w:numFmt w:val="bullet"/>
      <w:lvlText w:val=""/>
      <w:lvlJc w:val="left"/>
      <w:pPr>
        <w:tabs>
          <w:tab w:val="left" w:pos="360"/>
        </w:tabs>
        <w:ind w:left="227" w:hanging="227"/>
      </w:pPr>
      <w:rPr>
        <w:rFonts w:hint="default" w:ascii="Wingdings" w:hAnsi="Wingdings"/>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11">
    <w:nsid w:val="5D58497C"/>
    <w:multiLevelType w:val="multilevel"/>
    <w:tmpl w:val="5D58497C"/>
    <w:lvl w:ilvl="0" w:tentative="0">
      <w:start w:val="1"/>
      <w:numFmt w:val="bullet"/>
      <w:lvlText w:val=""/>
      <w:lvlJc w:val="left"/>
      <w:pPr>
        <w:tabs>
          <w:tab w:val="left" w:pos="360"/>
        </w:tabs>
        <w:ind w:left="227" w:hanging="227"/>
      </w:pPr>
      <w:rPr>
        <w:rFonts w:hint="default" w:ascii="Wingdings" w:hAnsi="Wingdings"/>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12">
    <w:nsid w:val="661211B6"/>
    <w:multiLevelType w:val="multilevel"/>
    <w:tmpl w:val="661211B6"/>
    <w:lvl w:ilvl="0" w:tentative="0">
      <w:start w:val="1"/>
      <w:numFmt w:val="bullet"/>
      <w:lvlText w:val=""/>
      <w:lvlJc w:val="left"/>
      <w:pPr>
        <w:tabs>
          <w:tab w:val="left" w:pos="360"/>
        </w:tabs>
        <w:ind w:left="227" w:hanging="227"/>
      </w:pPr>
      <w:rPr>
        <w:rFonts w:hint="default" w:ascii="Wingdings" w:hAnsi="Wingdings"/>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num w:numId="1">
    <w:abstractNumId w:val="10"/>
  </w:num>
  <w:num w:numId="2">
    <w:abstractNumId w:val="3"/>
  </w:num>
  <w:num w:numId="3">
    <w:abstractNumId w:val="8"/>
  </w:num>
  <w:num w:numId="4">
    <w:abstractNumId w:val="4"/>
  </w:num>
  <w:num w:numId="5">
    <w:abstractNumId w:val="2"/>
  </w:num>
  <w:num w:numId="6">
    <w:abstractNumId w:val="11"/>
  </w:num>
  <w:num w:numId="7">
    <w:abstractNumId w:val="12"/>
  </w:num>
  <w:num w:numId="8">
    <w:abstractNumId w:val="6"/>
  </w:num>
  <w:num w:numId="9">
    <w:abstractNumId w:val="7"/>
  </w:num>
  <w:num w:numId="10">
    <w:abstractNumId w:val="9"/>
  </w:num>
  <w:num w:numId="11">
    <w:abstractNumId w:val="5"/>
  </w:num>
  <w:num w:numId="12">
    <w:abstractNumId w:val="0"/>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蔡曼莎">
    <w15:presenceInfo w15:providerId="WPS Office" w15:userId="39662171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oNotTrackMoves/>
  <w:trackRevisions w:val="1"/>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87AA0"/>
    <w:rsid w:val="00087D78"/>
    <w:rsid w:val="000E53CA"/>
    <w:rsid w:val="00116420"/>
    <w:rsid w:val="00117C22"/>
    <w:rsid w:val="00126FF3"/>
    <w:rsid w:val="00163624"/>
    <w:rsid w:val="001B1A7E"/>
    <w:rsid w:val="00202703"/>
    <w:rsid w:val="0027770B"/>
    <w:rsid w:val="00293EE5"/>
    <w:rsid w:val="003A6057"/>
    <w:rsid w:val="00466A99"/>
    <w:rsid w:val="00600508"/>
    <w:rsid w:val="006107E8"/>
    <w:rsid w:val="006747B6"/>
    <w:rsid w:val="00702FD9"/>
    <w:rsid w:val="00736DEE"/>
    <w:rsid w:val="00744D02"/>
    <w:rsid w:val="0074526A"/>
    <w:rsid w:val="00750F5C"/>
    <w:rsid w:val="00804C41"/>
    <w:rsid w:val="009013F6"/>
    <w:rsid w:val="009149B5"/>
    <w:rsid w:val="00970C9D"/>
    <w:rsid w:val="009A7706"/>
    <w:rsid w:val="009E7106"/>
    <w:rsid w:val="00A14FF3"/>
    <w:rsid w:val="00A410A1"/>
    <w:rsid w:val="00BF6B73"/>
    <w:rsid w:val="00C214C8"/>
    <w:rsid w:val="00CA094E"/>
    <w:rsid w:val="00D022C3"/>
    <w:rsid w:val="00D7268B"/>
    <w:rsid w:val="00E11721"/>
    <w:rsid w:val="00E1645B"/>
    <w:rsid w:val="00EA7BFB"/>
    <w:rsid w:val="01CC50FF"/>
    <w:rsid w:val="3A545B9C"/>
    <w:rsid w:val="48036E0A"/>
    <w:rsid w:val="787C544D"/>
    <w:rsid w:val="7E3D7C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both"/>
      <w:outlineLvl w:val="0"/>
    </w:pPr>
    <w:rPr>
      <w:rFonts w:eastAsia="黑体" w:cstheme="majorBidi"/>
      <w:bCs/>
      <w:sz w:val="36"/>
      <w:szCs w:val="32"/>
    </w:rPr>
  </w:style>
  <w:style w:type="paragraph" w:styleId="5">
    <w:name w:val="heading 2"/>
    <w:basedOn w:val="1"/>
    <w:next w:val="1"/>
    <w:unhideWhenUsed/>
    <w:qFormat/>
    <w:uiPriority w:val="9"/>
    <w:pPr>
      <w:keepNext/>
      <w:keepLines/>
      <w:spacing w:before="300"/>
      <w:outlineLvl w:val="1"/>
    </w:pPr>
    <w:rPr>
      <w:rFonts w:eastAsia="黑体" w:cstheme="majorBidi"/>
      <w:bCs/>
      <w:sz w:val="32"/>
      <w:szCs w:val="32"/>
    </w:rPr>
  </w:style>
  <w:style w:type="paragraph" w:styleId="6">
    <w:name w:val="heading 3"/>
    <w:basedOn w:val="1"/>
    <w:next w:val="1"/>
    <w:unhideWhenUsed/>
    <w:qFormat/>
    <w:uiPriority w:val="9"/>
    <w:pPr>
      <w:keepNext/>
      <w:keepLines/>
      <w:spacing w:before="200"/>
      <w:outlineLvl w:val="2"/>
    </w:pPr>
    <w:rPr>
      <w:rFonts w:eastAsia="黑体" w:cs="Times New Roman (标题 CS)"/>
      <w:bCs/>
      <w:sz w:val="28"/>
      <w:szCs w:val="28"/>
    </w:rPr>
  </w:style>
  <w:style w:type="paragraph" w:styleId="7">
    <w:name w:val="heading 4"/>
    <w:basedOn w:val="1"/>
    <w:next w:val="3"/>
    <w:unhideWhenUsed/>
    <w:qFormat/>
    <w:uiPriority w:val="9"/>
    <w:pPr>
      <w:keepNext/>
      <w:keepLines/>
      <w:spacing w:before="200"/>
      <w:outlineLvl w:val="3"/>
    </w:pPr>
    <w:rPr>
      <w:rFonts w:eastAsia="黑体" w:cs="Times New Roman (标题 CS)"/>
      <w:bCs/>
    </w:rPr>
  </w:style>
  <w:style w:type="paragraph" w:styleId="8">
    <w:name w:val="heading 5"/>
    <w:basedOn w:val="1"/>
    <w:next w:val="3"/>
    <w:unhideWhenUsed/>
    <w:qFormat/>
    <w:uiPriority w:val="9"/>
    <w:pPr>
      <w:keepNext/>
      <w:keepLines/>
      <w:spacing w:before="200"/>
      <w:outlineLvl w:val="4"/>
    </w:pPr>
    <w:rPr>
      <w:rFonts w:eastAsia="黑体" w:cs="Times New Roman (标题 CS)"/>
      <w:iCs/>
    </w:rPr>
  </w:style>
  <w:style w:type="paragraph" w:styleId="9">
    <w:name w:val="heading 6"/>
    <w:basedOn w:val="1"/>
    <w:next w:val="3"/>
    <w:unhideWhenUsed/>
    <w:qFormat/>
    <w:uiPriority w:val="9"/>
    <w:pPr>
      <w:keepNext/>
      <w:keepLines/>
      <w:spacing w:before="200"/>
      <w:outlineLvl w:val="5"/>
    </w:pPr>
    <w:rPr>
      <w:rFonts w:eastAsia="黑体" w:cs="Times New Roman (标题 CS)"/>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3">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75"/>
    <w:qFormat/>
    <w:uiPriority w:val="0"/>
  </w:style>
  <w:style w:type="paragraph" w:customStyle="1" w:styleId="4">
    <w:name w:val="First Paragraph"/>
    <w:basedOn w:val="1"/>
    <w:next w:val="3"/>
    <w:qFormat/>
    <w:uiPriority w:val="0"/>
    <w:pPr>
      <w:spacing w:before="180"/>
      <w:ind w:firstLine="480" w:firstLineChars="200"/>
    </w:pPr>
    <w:rPr>
      <w:lang w:eastAsia="zh-CN"/>
    </w:rPr>
  </w:style>
  <w:style w:type="paragraph" w:styleId="13">
    <w:name w:val="caption"/>
    <w:basedOn w:val="1"/>
    <w:link w:val="27"/>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77"/>
    <w:qFormat/>
    <w:uiPriority w:val="99"/>
    <w:pPr>
      <w:tabs>
        <w:tab w:val="center" w:pos="4153"/>
        <w:tab w:val="right" w:pos="8306"/>
      </w:tabs>
      <w:snapToGrid w:val="0"/>
    </w:pPr>
    <w:rPr>
      <w:sz w:val="18"/>
      <w:szCs w:val="18"/>
    </w:rPr>
  </w:style>
  <w:style w:type="paragraph" w:styleId="17">
    <w:name w:val="header"/>
    <w:basedOn w:val="1"/>
    <w:link w:val="76"/>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paragraph" w:styleId="21">
    <w:name w:val="Normal (Web)"/>
    <w:basedOn w:val="1"/>
    <w:qFormat/>
    <w:uiPriority w:val="0"/>
    <w:pPr>
      <w:spacing w:before="0" w:beforeAutospacing="1" w:after="0" w:afterAutospacing="1"/>
      <w:ind w:left="0" w:right="0"/>
      <w:jc w:val="left"/>
    </w:pPr>
    <w:rPr>
      <w:kern w:val="0"/>
      <w:sz w:val="24"/>
      <w:lang w:val="en-US" w:eastAsia="zh-CN" w:bidi="ar"/>
    </w:rPr>
  </w:style>
  <w:style w:type="character" w:styleId="24">
    <w:name w:val="Strong"/>
    <w:basedOn w:val="23"/>
    <w:qFormat/>
    <w:uiPriority w:val="0"/>
    <w:rPr>
      <w:b/>
    </w:rPr>
  </w:style>
  <w:style w:type="character" w:styleId="25">
    <w:name w:val="FollowedHyperlink"/>
    <w:basedOn w:val="23"/>
    <w:qFormat/>
    <w:uiPriority w:val="0"/>
    <w:rPr>
      <w:color w:val="800080" w:themeColor="followedHyperlink"/>
      <w:u w:val="single"/>
      <w14:textFill>
        <w14:solidFill>
          <w14:schemeClr w14:val="folHlink"/>
        </w14:solidFill>
      </w14:textFill>
    </w:rPr>
  </w:style>
  <w:style w:type="character" w:styleId="26">
    <w:name w:val="Hyperlink"/>
    <w:basedOn w:val="27"/>
    <w:qFormat/>
    <w:uiPriority w:val="0"/>
    <w:rPr>
      <w:rFonts w:ascii="Times New Roman" w:hAnsi="Times New Roman" w:eastAsia="宋体"/>
      <w:color w:val="0070C0"/>
    </w:rPr>
  </w:style>
  <w:style w:type="character" w:customStyle="1" w:styleId="27">
    <w:name w:val="题注 字符"/>
    <w:basedOn w:val="23"/>
    <w:link w:val="13"/>
    <w:qFormat/>
    <w:uiPriority w:val="0"/>
    <w:rPr>
      <w:rFonts w:ascii="Times New Roman" w:hAnsi="Times New Roman" w:eastAsia="宋体"/>
    </w:rPr>
  </w:style>
  <w:style w:type="character" w:styleId="28">
    <w:name w:val="HTML Code"/>
    <w:basedOn w:val="23"/>
    <w:qFormat/>
    <w:uiPriority w:val="0"/>
    <w:rPr>
      <w:rFonts w:ascii="Courier New" w:hAnsi="Courier New"/>
      <w:sz w:val="20"/>
    </w:rPr>
  </w:style>
  <w:style w:type="character" w:styleId="29">
    <w:name w:val="footnote reference"/>
    <w:basedOn w:val="27"/>
    <w:qFormat/>
    <w:uiPriority w:val="0"/>
    <w:rPr>
      <w:rFonts w:ascii="Times New Roman" w:hAnsi="Times New Roman" w:eastAsia="宋体"/>
      <w:vertAlign w:val="superscript"/>
    </w:rPr>
  </w:style>
  <w:style w:type="paragraph" w:customStyle="1" w:styleId="30">
    <w:name w:val="Compact"/>
    <w:basedOn w:val="3"/>
    <w:qFormat/>
    <w:uiPriority w:val="0"/>
    <w:pPr>
      <w:spacing w:before="60" w:after="60"/>
      <w:ind w:firstLine="0" w:firstLineChars="0"/>
    </w:pPr>
  </w:style>
  <w:style w:type="paragraph" w:customStyle="1" w:styleId="31">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32">
    <w:name w:val="Abstract"/>
    <w:basedOn w:val="1"/>
    <w:next w:val="3"/>
    <w:qFormat/>
    <w:uiPriority w:val="0"/>
    <w:pPr>
      <w:keepNext/>
      <w:keepLines/>
      <w:spacing w:before="300" w:after="300"/>
    </w:pPr>
    <w:rPr>
      <w:sz w:val="20"/>
      <w:szCs w:val="20"/>
    </w:rPr>
  </w:style>
  <w:style w:type="paragraph" w:customStyle="1" w:styleId="33">
    <w:name w:val="Bibliography"/>
    <w:basedOn w:val="1"/>
    <w:qFormat/>
    <w:uiPriority w:val="0"/>
    <w:pPr>
      <w:tabs>
        <w:tab w:val="left" w:pos="384"/>
      </w:tabs>
      <w:spacing w:line="240" w:lineRule="auto"/>
      <w:ind w:left="200" w:hanging="200" w:hangingChars="200"/>
    </w:pPr>
  </w:style>
  <w:style w:type="table" w:customStyle="1" w:styleId="34">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5">
    <w:name w:val="Definition Term"/>
    <w:basedOn w:val="1"/>
    <w:next w:val="36"/>
    <w:qFormat/>
    <w:uiPriority w:val="0"/>
    <w:pPr>
      <w:keepNext/>
      <w:keepLines/>
    </w:pPr>
    <w:rPr>
      <w:b/>
    </w:rPr>
  </w:style>
  <w:style w:type="paragraph" w:customStyle="1" w:styleId="36">
    <w:name w:val="Definition"/>
    <w:basedOn w:val="1"/>
    <w:qFormat/>
    <w:uiPriority w:val="0"/>
  </w:style>
  <w:style w:type="paragraph" w:customStyle="1" w:styleId="37">
    <w:name w:val="Table Caption"/>
    <w:basedOn w:val="13"/>
    <w:qFormat/>
    <w:uiPriority w:val="0"/>
    <w:pPr>
      <w:keepNext/>
    </w:pPr>
  </w:style>
  <w:style w:type="paragraph" w:customStyle="1" w:styleId="38">
    <w:name w:val="Image Caption"/>
    <w:basedOn w:val="13"/>
    <w:uiPriority w:val="0"/>
  </w:style>
  <w:style w:type="paragraph" w:customStyle="1" w:styleId="39">
    <w:name w:val="Figure"/>
    <w:basedOn w:val="1"/>
    <w:qFormat/>
    <w:uiPriority w:val="0"/>
  </w:style>
  <w:style w:type="paragraph" w:customStyle="1" w:styleId="40">
    <w:name w:val="Captioned Figure"/>
    <w:basedOn w:val="39"/>
    <w:qFormat/>
    <w:uiPriority w:val="0"/>
    <w:pPr>
      <w:keepNext/>
    </w:pPr>
  </w:style>
  <w:style w:type="character" w:customStyle="1" w:styleId="41">
    <w:name w:val="Verbatim Char"/>
    <w:basedOn w:val="27"/>
    <w:link w:val="42"/>
    <w:qFormat/>
    <w:uiPriority w:val="0"/>
    <w:rPr>
      <w:rFonts w:ascii="Fira Code" w:hAnsi="Fira Code" w:eastAsia="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42">
    <w:name w:val="Source Code"/>
    <w:basedOn w:val="1"/>
    <w:link w:val="41"/>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pct5" w:color="auto" w:fill="auto"/>
      <w:wordWrap w:val="0"/>
      <w:ind w:left="300" w:leftChars="300"/>
    </w:pPr>
    <w:rPr>
      <w:rFonts w:ascii="Fira Code" w:hAnsi="Fira Code"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43">
    <w:name w:val="TOC Heading"/>
    <w:basedOn w:val="2"/>
    <w:next w:val="3"/>
    <w:unhideWhenUsed/>
    <w:qFormat/>
    <w:uiPriority w:val="39"/>
    <w:pPr>
      <w:spacing w:before="240" w:line="259" w:lineRule="auto"/>
      <w:outlineLvl w:val="9"/>
    </w:pPr>
    <w:rPr>
      <w:b/>
      <w:bCs w:val="0"/>
      <w:color w:val="376092" w:themeColor="accent1" w:themeShade="BF"/>
    </w:rPr>
  </w:style>
  <w:style w:type="character" w:customStyle="1" w:styleId="44">
    <w:name w:val="KeywordTok"/>
    <w:basedOn w:val="41"/>
    <w:uiPriority w:val="0"/>
    <w:rPr>
      <w:rFonts w:ascii="Consolas" w:hAnsi="Consolas" w:eastAsia="宋体" w:cs="Times New Roman (正文 CS 字体)"/>
      <w:b/>
      <w:color w:val="007020"/>
      <w:sz w:val="22"/>
      <w:shd w:val="pct5" w:color="auto" w:fill="auto"/>
      <w:lang w:eastAsia="zh-CN"/>
    </w:rPr>
  </w:style>
  <w:style w:type="character" w:customStyle="1" w:styleId="45">
    <w:name w:val="DataTypeTok"/>
    <w:basedOn w:val="41"/>
    <w:qFormat/>
    <w:uiPriority w:val="0"/>
    <w:rPr>
      <w:rFonts w:ascii="Consolas" w:hAnsi="Consolas" w:eastAsia="宋体" w:cs="Times New Roman (正文 CS 字体)"/>
      <w:color w:val="902000"/>
      <w:sz w:val="22"/>
      <w:shd w:val="pct5" w:color="auto" w:fill="auto"/>
      <w:lang w:eastAsia="zh-CN"/>
    </w:rPr>
  </w:style>
  <w:style w:type="character" w:customStyle="1" w:styleId="46">
    <w:name w:val="DecValTok"/>
    <w:basedOn w:val="41"/>
    <w:qFormat/>
    <w:uiPriority w:val="0"/>
    <w:rPr>
      <w:rFonts w:ascii="Consolas" w:hAnsi="Consolas" w:eastAsia="宋体" w:cs="Times New Roman (正文 CS 字体)"/>
      <w:color w:val="40A070"/>
      <w:sz w:val="22"/>
      <w:shd w:val="pct5" w:color="auto" w:fill="auto"/>
      <w:lang w:eastAsia="zh-CN"/>
    </w:rPr>
  </w:style>
  <w:style w:type="character" w:customStyle="1" w:styleId="47">
    <w:name w:val="BaseNTok"/>
    <w:basedOn w:val="41"/>
    <w:qFormat/>
    <w:uiPriority w:val="0"/>
    <w:rPr>
      <w:rFonts w:ascii="Consolas" w:hAnsi="Consolas" w:eastAsia="宋体" w:cs="Times New Roman (正文 CS 字体)"/>
      <w:color w:val="40A070"/>
      <w:sz w:val="22"/>
      <w:shd w:val="pct5" w:color="auto" w:fill="auto"/>
      <w:lang w:eastAsia="zh-CN"/>
    </w:rPr>
  </w:style>
  <w:style w:type="character" w:customStyle="1" w:styleId="48">
    <w:name w:val="FloatTok"/>
    <w:basedOn w:val="41"/>
    <w:qFormat/>
    <w:uiPriority w:val="0"/>
    <w:rPr>
      <w:rFonts w:ascii="Consolas" w:hAnsi="Consolas" w:eastAsia="宋体" w:cs="Times New Roman (正文 CS 字体)"/>
      <w:color w:val="40A070"/>
      <w:sz w:val="22"/>
      <w:shd w:val="pct5" w:color="auto" w:fill="auto"/>
      <w:lang w:eastAsia="zh-CN"/>
    </w:rPr>
  </w:style>
  <w:style w:type="character" w:customStyle="1" w:styleId="49">
    <w:name w:val="ConstantTok"/>
    <w:basedOn w:val="41"/>
    <w:qFormat/>
    <w:uiPriority w:val="0"/>
    <w:rPr>
      <w:rFonts w:ascii="Consolas" w:hAnsi="Consolas" w:eastAsia="宋体" w:cs="Times New Roman (正文 CS 字体)"/>
      <w:color w:val="880000"/>
      <w:sz w:val="22"/>
      <w:shd w:val="pct5" w:color="auto" w:fill="auto"/>
      <w:lang w:eastAsia="zh-CN"/>
    </w:rPr>
  </w:style>
  <w:style w:type="character" w:customStyle="1" w:styleId="50">
    <w:name w:val="CharTok"/>
    <w:basedOn w:val="41"/>
    <w:qFormat/>
    <w:uiPriority w:val="0"/>
    <w:rPr>
      <w:rFonts w:ascii="Consolas" w:hAnsi="Consolas" w:eastAsia="宋体" w:cs="Times New Roman (正文 CS 字体)"/>
      <w:color w:val="4070A0"/>
      <w:sz w:val="22"/>
      <w:shd w:val="pct5" w:color="auto" w:fill="auto"/>
      <w:lang w:eastAsia="zh-CN"/>
    </w:rPr>
  </w:style>
  <w:style w:type="character" w:customStyle="1" w:styleId="51">
    <w:name w:val="SpecialCharTok"/>
    <w:basedOn w:val="41"/>
    <w:qFormat/>
    <w:uiPriority w:val="0"/>
    <w:rPr>
      <w:rFonts w:ascii="Consolas" w:hAnsi="Consolas" w:eastAsia="宋体" w:cs="Times New Roman (正文 CS 字体)"/>
      <w:color w:val="4070A0"/>
      <w:sz w:val="22"/>
      <w:shd w:val="pct5" w:color="auto" w:fill="auto"/>
      <w:lang w:eastAsia="zh-CN"/>
    </w:rPr>
  </w:style>
  <w:style w:type="character" w:customStyle="1" w:styleId="52">
    <w:name w:val="StringTok"/>
    <w:basedOn w:val="41"/>
    <w:qFormat/>
    <w:uiPriority w:val="0"/>
    <w:rPr>
      <w:rFonts w:ascii="Consolas" w:hAnsi="Consolas" w:eastAsia="宋体" w:cs="Times New Roman (正文 CS 字体)"/>
      <w:color w:val="4070A0"/>
      <w:sz w:val="22"/>
      <w:shd w:val="pct5" w:color="auto" w:fill="auto"/>
      <w:lang w:eastAsia="zh-CN"/>
    </w:rPr>
  </w:style>
  <w:style w:type="character" w:customStyle="1" w:styleId="53">
    <w:name w:val="VerbatimStringTok"/>
    <w:basedOn w:val="41"/>
    <w:qFormat/>
    <w:uiPriority w:val="0"/>
    <w:rPr>
      <w:rFonts w:ascii="Consolas" w:hAnsi="Consolas" w:eastAsia="宋体" w:cs="Times New Roman (正文 CS 字体)"/>
      <w:color w:val="4070A0"/>
      <w:sz w:val="22"/>
      <w:shd w:val="pct5" w:color="auto" w:fill="auto"/>
      <w:lang w:eastAsia="zh-CN"/>
    </w:rPr>
  </w:style>
  <w:style w:type="character" w:customStyle="1" w:styleId="54">
    <w:name w:val="SpecialStringTok"/>
    <w:basedOn w:val="41"/>
    <w:qFormat/>
    <w:uiPriority w:val="0"/>
    <w:rPr>
      <w:rFonts w:ascii="Consolas" w:hAnsi="Consolas" w:eastAsia="宋体" w:cs="Times New Roman (正文 CS 字体)"/>
      <w:color w:val="BB6688"/>
      <w:sz w:val="22"/>
      <w:shd w:val="pct5" w:color="auto" w:fill="auto"/>
      <w:lang w:eastAsia="zh-CN"/>
    </w:rPr>
  </w:style>
  <w:style w:type="character" w:customStyle="1" w:styleId="55">
    <w:name w:val="ImportTok"/>
    <w:basedOn w:val="41"/>
    <w:qFormat/>
    <w:uiPriority w:val="0"/>
    <w:rPr>
      <w:rFonts w:ascii="Consolas" w:hAnsi="Consolas" w:eastAsia="宋体" w:cs="Times New Roman (正文 CS 字体)"/>
      <w:color w:val="404040" w:themeColor="text1" w:themeTint="BF"/>
      <w:sz w:val="22"/>
      <w:shd w:val="pct5" w:color="auto" w:fill="auto"/>
      <w:lang w:eastAsia="zh-CN"/>
      <w14:textFill>
        <w14:solidFill>
          <w14:schemeClr w14:val="tx1">
            <w14:lumMod w14:val="75000"/>
            <w14:lumOff w14:val="25000"/>
          </w14:schemeClr>
        </w14:solidFill>
      </w14:textFill>
    </w:rPr>
  </w:style>
  <w:style w:type="character" w:customStyle="1" w:styleId="56">
    <w:name w:val="CommentTok"/>
    <w:basedOn w:val="41"/>
    <w:qFormat/>
    <w:uiPriority w:val="0"/>
    <w:rPr>
      <w:rFonts w:ascii="Consolas" w:hAnsi="Consolas" w:eastAsia="宋体" w:cs="Times New Roman (正文 CS 字体)"/>
      <w:i/>
      <w:color w:val="60A0B0"/>
      <w:sz w:val="22"/>
      <w:shd w:val="pct5" w:color="auto" w:fill="auto"/>
      <w:lang w:eastAsia="zh-CN"/>
    </w:rPr>
  </w:style>
  <w:style w:type="character" w:customStyle="1" w:styleId="57">
    <w:name w:val="DocumentationTok"/>
    <w:basedOn w:val="41"/>
    <w:qFormat/>
    <w:uiPriority w:val="0"/>
    <w:rPr>
      <w:rFonts w:ascii="Consolas" w:hAnsi="Consolas" w:eastAsia="宋体" w:cs="Times New Roman (正文 CS 字体)"/>
      <w:i/>
      <w:color w:val="BA2121"/>
      <w:sz w:val="22"/>
      <w:shd w:val="pct5" w:color="auto" w:fill="auto"/>
      <w:lang w:eastAsia="zh-CN"/>
    </w:rPr>
  </w:style>
  <w:style w:type="character" w:customStyle="1" w:styleId="58">
    <w:name w:val="AnnotationTok"/>
    <w:basedOn w:val="41"/>
    <w:qFormat/>
    <w:uiPriority w:val="0"/>
    <w:rPr>
      <w:rFonts w:ascii="Consolas" w:hAnsi="Consolas" w:eastAsia="宋体" w:cs="Times New Roman (正文 CS 字体)"/>
      <w:b/>
      <w:i/>
      <w:color w:val="60A0B0"/>
      <w:sz w:val="22"/>
      <w:shd w:val="pct5" w:color="auto" w:fill="auto"/>
      <w:lang w:eastAsia="zh-CN"/>
    </w:rPr>
  </w:style>
  <w:style w:type="character" w:customStyle="1" w:styleId="59">
    <w:name w:val="CommentVarTok"/>
    <w:basedOn w:val="41"/>
    <w:uiPriority w:val="0"/>
    <w:rPr>
      <w:rFonts w:ascii="Consolas" w:hAnsi="Consolas" w:eastAsia="宋体" w:cs="Times New Roman (正文 CS 字体)"/>
      <w:b/>
      <w:i/>
      <w:color w:val="60A0B0"/>
      <w:sz w:val="22"/>
      <w:shd w:val="pct5" w:color="auto" w:fill="auto"/>
      <w:lang w:eastAsia="zh-CN"/>
    </w:rPr>
  </w:style>
  <w:style w:type="character" w:customStyle="1" w:styleId="60">
    <w:name w:val="OtherTok"/>
    <w:basedOn w:val="41"/>
    <w:qFormat/>
    <w:uiPriority w:val="0"/>
    <w:rPr>
      <w:rFonts w:ascii="Consolas" w:hAnsi="Consolas" w:eastAsia="宋体" w:cs="Times New Roman (正文 CS 字体)"/>
      <w:color w:val="007020"/>
      <w:sz w:val="22"/>
      <w:shd w:val="pct5" w:color="auto" w:fill="auto"/>
      <w:lang w:eastAsia="zh-CN"/>
    </w:rPr>
  </w:style>
  <w:style w:type="character" w:customStyle="1" w:styleId="61">
    <w:name w:val="FunctionTok"/>
    <w:basedOn w:val="41"/>
    <w:uiPriority w:val="0"/>
    <w:rPr>
      <w:rFonts w:ascii="Consolas" w:hAnsi="Consolas" w:eastAsia="宋体" w:cs="Times New Roman (正文 CS 字体)"/>
      <w:color w:val="06287E"/>
      <w:sz w:val="22"/>
      <w:shd w:val="pct5" w:color="auto" w:fill="auto"/>
      <w:lang w:eastAsia="zh-CN"/>
    </w:rPr>
  </w:style>
  <w:style w:type="character" w:customStyle="1" w:styleId="62">
    <w:name w:val="VariableTok"/>
    <w:basedOn w:val="41"/>
    <w:qFormat/>
    <w:uiPriority w:val="0"/>
    <w:rPr>
      <w:rFonts w:ascii="Consolas" w:hAnsi="Consolas" w:eastAsia="宋体" w:cs="Times New Roman (正文 CS 字体)"/>
      <w:color w:val="19177C"/>
      <w:sz w:val="22"/>
      <w:shd w:val="pct5" w:color="auto" w:fill="auto"/>
      <w:lang w:eastAsia="zh-CN"/>
    </w:rPr>
  </w:style>
  <w:style w:type="character" w:customStyle="1" w:styleId="63">
    <w:name w:val="ControlFlowTok"/>
    <w:basedOn w:val="41"/>
    <w:uiPriority w:val="0"/>
    <w:rPr>
      <w:rFonts w:ascii="Consolas" w:hAnsi="Consolas" w:eastAsia="宋体" w:cs="Times New Roman (正文 CS 字体)"/>
      <w:b/>
      <w:color w:val="007020"/>
      <w:sz w:val="22"/>
      <w:shd w:val="pct5" w:color="auto" w:fill="auto"/>
      <w:lang w:eastAsia="zh-CN"/>
    </w:rPr>
  </w:style>
  <w:style w:type="character" w:customStyle="1" w:styleId="64">
    <w:name w:val="OperatorTok"/>
    <w:basedOn w:val="41"/>
    <w:qFormat/>
    <w:uiPriority w:val="0"/>
    <w:rPr>
      <w:rFonts w:ascii="Consolas" w:hAnsi="Consolas" w:eastAsia="宋体" w:cs="Times New Roman (正文 CS 字体)"/>
      <w:color w:val="666666"/>
      <w:sz w:val="22"/>
      <w:shd w:val="pct5" w:color="auto" w:fill="auto"/>
      <w:lang w:eastAsia="zh-CN"/>
    </w:rPr>
  </w:style>
  <w:style w:type="character" w:customStyle="1" w:styleId="65">
    <w:name w:val="BuiltInTok"/>
    <w:basedOn w:val="41"/>
    <w:qFormat/>
    <w:uiPriority w:val="0"/>
    <w:rPr>
      <w:rFonts w:ascii="Consolas" w:hAnsi="Consolas" w:eastAsia="宋体" w:cs="Times New Roman (正文 CS 字体)"/>
      <w:color w:val="404040" w:themeColor="text1" w:themeTint="BF"/>
      <w:sz w:val="22"/>
      <w:shd w:val="pct5" w:color="auto" w:fill="auto"/>
      <w:lang w:eastAsia="zh-CN"/>
      <w14:textFill>
        <w14:solidFill>
          <w14:schemeClr w14:val="tx1">
            <w14:lumMod w14:val="75000"/>
            <w14:lumOff w14:val="25000"/>
          </w14:schemeClr>
        </w14:solidFill>
      </w14:textFill>
    </w:rPr>
  </w:style>
  <w:style w:type="character" w:customStyle="1" w:styleId="66">
    <w:name w:val="ExtensionTok"/>
    <w:basedOn w:val="41"/>
    <w:qFormat/>
    <w:uiPriority w:val="0"/>
    <w:rPr>
      <w:rFonts w:ascii="Consolas" w:hAnsi="Consolas" w:eastAsia="宋体" w:cs="Times New Roman (正文 CS 字体)"/>
      <w:color w:val="404040" w:themeColor="text1" w:themeTint="BF"/>
      <w:sz w:val="22"/>
      <w:shd w:val="pct5" w:color="auto" w:fill="auto"/>
      <w:lang w:eastAsia="zh-CN"/>
      <w14:textFill>
        <w14:solidFill>
          <w14:schemeClr w14:val="tx1">
            <w14:lumMod w14:val="75000"/>
            <w14:lumOff w14:val="25000"/>
          </w14:schemeClr>
        </w14:solidFill>
      </w14:textFill>
    </w:rPr>
  </w:style>
  <w:style w:type="character" w:customStyle="1" w:styleId="67">
    <w:name w:val="PreprocessorTok"/>
    <w:basedOn w:val="41"/>
    <w:uiPriority w:val="0"/>
    <w:rPr>
      <w:rFonts w:ascii="Consolas" w:hAnsi="Consolas" w:eastAsia="宋体" w:cs="Times New Roman (正文 CS 字体)"/>
      <w:color w:val="BC7A00"/>
      <w:sz w:val="22"/>
      <w:shd w:val="pct5" w:color="auto" w:fill="auto"/>
      <w:lang w:eastAsia="zh-CN"/>
    </w:rPr>
  </w:style>
  <w:style w:type="character" w:customStyle="1" w:styleId="68">
    <w:name w:val="AttributeTok"/>
    <w:basedOn w:val="41"/>
    <w:qFormat/>
    <w:uiPriority w:val="0"/>
    <w:rPr>
      <w:rFonts w:ascii="Consolas" w:hAnsi="Consolas" w:eastAsia="宋体" w:cs="Times New Roman (正文 CS 字体)"/>
      <w:color w:val="7D9029"/>
      <w:sz w:val="22"/>
      <w:shd w:val="pct5" w:color="auto" w:fill="auto"/>
      <w:lang w:eastAsia="zh-CN"/>
    </w:rPr>
  </w:style>
  <w:style w:type="character" w:customStyle="1" w:styleId="69">
    <w:name w:val="RegionMarkerTok"/>
    <w:basedOn w:val="41"/>
    <w:qFormat/>
    <w:uiPriority w:val="0"/>
    <w:rPr>
      <w:rFonts w:ascii="Consolas" w:hAnsi="Consolas" w:eastAsia="宋体" w:cs="Times New Roman (正文 CS 字体)"/>
      <w:color w:val="404040" w:themeColor="text1" w:themeTint="BF"/>
      <w:sz w:val="22"/>
      <w:shd w:val="pct5" w:color="auto" w:fill="auto"/>
      <w:lang w:eastAsia="zh-CN"/>
      <w14:textFill>
        <w14:solidFill>
          <w14:schemeClr w14:val="tx1">
            <w14:lumMod w14:val="75000"/>
            <w14:lumOff w14:val="25000"/>
          </w14:schemeClr>
        </w14:solidFill>
      </w14:textFill>
    </w:rPr>
  </w:style>
  <w:style w:type="character" w:customStyle="1" w:styleId="70">
    <w:name w:val="InformationTok"/>
    <w:basedOn w:val="41"/>
    <w:qFormat/>
    <w:uiPriority w:val="0"/>
    <w:rPr>
      <w:rFonts w:ascii="Consolas" w:hAnsi="Consolas" w:eastAsia="宋体" w:cs="Times New Roman (正文 CS 字体)"/>
      <w:b/>
      <w:i/>
      <w:color w:val="60A0B0"/>
      <w:sz w:val="22"/>
      <w:shd w:val="pct5" w:color="auto" w:fill="auto"/>
      <w:lang w:eastAsia="zh-CN"/>
    </w:rPr>
  </w:style>
  <w:style w:type="character" w:customStyle="1" w:styleId="71">
    <w:name w:val="WarningTok"/>
    <w:basedOn w:val="41"/>
    <w:qFormat/>
    <w:uiPriority w:val="0"/>
    <w:rPr>
      <w:rFonts w:ascii="Consolas" w:hAnsi="Consolas" w:eastAsia="宋体" w:cs="Times New Roman (正文 CS 字体)"/>
      <w:b/>
      <w:i/>
      <w:color w:val="60A0B0"/>
      <w:sz w:val="22"/>
      <w:shd w:val="pct5" w:color="auto" w:fill="auto"/>
      <w:lang w:eastAsia="zh-CN"/>
    </w:rPr>
  </w:style>
  <w:style w:type="character" w:customStyle="1" w:styleId="72">
    <w:name w:val="AlertTok"/>
    <w:basedOn w:val="41"/>
    <w:uiPriority w:val="0"/>
    <w:rPr>
      <w:rFonts w:ascii="Consolas" w:hAnsi="Consolas" w:eastAsia="宋体" w:cs="Times New Roman (正文 CS 字体)"/>
      <w:b/>
      <w:color w:val="FF0000"/>
      <w:sz w:val="22"/>
      <w:shd w:val="pct5" w:color="auto" w:fill="auto"/>
      <w:lang w:eastAsia="zh-CN"/>
    </w:rPr>
  </w:style>
  <w:style w:type="character" w:customStyle="1" w:styleId="73">
    <w:name w:val="ErrorTok"/>
    <w:basedOn w:val="41"/>
    <w:qFormat/>
    <w:uiPriority w:val="0"/>
    <w:rPr>
      <w:rFonts w:ascii="Consolas" w:hAnsi="Consolas" w:eastAsia="宋体" w:cs="Times New Roman (正文 CS 字体)"/>
      <w:b/>
      <w:color w:val="FF0000"/>
      <w:sz w:val="22"/>
      <w:shd w:val="pct5" w:color="auto" w:fill="auto"/>
      <w:lang w:eastAsia="zh-CN"/>
    </w:rPr>
  </w:style>
  <w:style w:type="character" w:customStyle="1" w:styleId="74">
    <w:name w:val="NormalTok"/>
    <w:basedOn w:val="41"/>
    <w:qFormat/>
    <w:uiPriority w:val="0"/>
    <w:rPr>
      <w:rFonts w:ascii="Consolas" w:hAnsi="Consolas" w:eastAsia="宋体" w:cs="Times New Roman (正文 CS 字体)"/>
      <w:color w:val="404040" w:themeColor="text1" w:themeTint="BF"/>
      <w:sz w:val="22"/>
      <w:shd w:val="pct5" w:color="auto" w:fill="auto"/>
      <w:lang w:eastAsia="zh-CN"/>
      <w14:textFill>
        <w14:solidFill>
          <w14:schemeClr w14:val="tx1">
            <w14:lumMod w14:val="75000"/>
            <w14:lumOff w14:val="25000"/>
          </w14:schemeClr>
        </w14:solidFill>
      </w14:textFill>
    </w:rPr>
  </w:style>
  <w:style w:type="character" w:customStyle="1" w:styleId="75">
    <w:name w:val="正文文本 字符"/>
    <w:basedOn w:val="23"/>
    <w:link w:val="3"/>
    <w:qFormat/>
    <w:uiPriority w:val="0"/>
    <w:rPr>
      <w:rFonts w:ascii="Times New Roman" w:hAnsi="Times New Roman" w:eastAsia="宋体"/>
      <w:lang w:eastAsia="zh-CN"/>
    </w:rPr>
  </w:style>
  <w:style w:type="character" w:customStyle="1" w:styleId="76">
    <w:name w:val="页眉 字符"/>
    <w:basedOn w:val="23"/>
    <w:link w:val="17"/>
    <w:uiPriority w:val="0"/>
    <w:rPr>
      <w:sz w:val="18"/>
      <w:szCs w:val="18"/>
    </w:rPr>
  </w:style>
  <w:style w:type="character" w:customStyle="1" w:styleId="77">
    <w:name w:val="页脚 字符"/>
    <w:basedOn w:val="23"/>
    <w:link w:val="16"/>
    <w:qFormat/>
    <w:uiPriority w:val="99"/>
    <w:rPr>
      <w:sz w:val="18"/>
      <w:szCs w:val="18"/>
    </w:rPr>
  </w:style>
  <w:style w:type="paragraph" w:customStyle="1" w:styleId="78">
    <w:name w:val="图片"/>
    <w:basedOn w:val="4"/>
    <w:qFormat/>
    <w:uiPriority w:val="0"/>
    <w:pPr>
      <w:keepNext/>
      <w:jc w:val="center"/>
    </w:pPr>
  </w:style>
  <w:style w:type="paragraph" w:customStyle="1" w:styleId="79">
    <w:name w:val="样式 Compact + 10 磅 首行缩进:  0.71 厘米"/>
    <w:basedOn w:val="30"/>
    <w:qFormat/>
    <w:uiPriority w:val="0"/>
    <w:rPr>
      <w:rFonts w:cs="宋体"/>
      <w:sz w:val="20"/>
      <w:szCs w:val="20"/>
    </w:rPr>
  </w:style>
  <w:style w:type="paragraph" w:customStyle="1" w:styleId="80">
    <w:name w:val="样式 Compact + 10 磅 加粗 首行缩进:  0.71 厘米"/>
    <w:basedOn w:val="30"/>
    <w:qFormat/>
    <w:uiPriority w:val="0"/>
    <w:rPr>
      <w:rFonts w:cs="宋体"/>
      <w:bCs/>
      <w:sz w:val="20"/>
      <w:szCs w:val="20"/>
    </w:rPr>
  </w:style>
  <w:style w:type="paragraph" w:customStyle="1" w:styleId="81">
    <w:name w:val="img"/>
    <w:basedOn w:val="1"/>
    <w:qFormat/>
    <w:uiPriority w:val="0"/>
    <w:pPr>
      <w:jc w:val="center"/>
    </w:pPr>
    <w:rPr>
      <w:lang w:eastAsia="zh-CN"/>
    </w:rPr>
  </w:style>
  <w:style w:type="paragraph" w:styleId="82">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22</Pages>
  <Words>2038</Words>
  <Characters>12287</Characters>
  <Lines>95</Lines>
  <Paragraphs>26</Paragraphs>
  <TotalTime>125</TotalTime>
  <ScaleCrop>false</ScaleCrop>
  <LinksUpToDate>false</LinksUpToDate>
  <CharactersWithSpaces>14086</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2026-04-16T11:35:00Z</dcterms:created>
  <dc:creator>Yingzhu Song (SME,225020293)</dc:creator>
  <cp:lastModifiedBy>蔡曼莎</cp:lastModifiedBy>
  <dcterms:modified xsi:type="dcterms:W3CDTF">2026-04-17T13:28:30Z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eyJoZGlkIjoiYjAxZWRmZTU5MWRmOTYyZTg0MzQ4ZjJkM2NkMDg5YTQiLCJ1c2VySWQiOiIzMjIxMzg0MzQifQ==</vt:lpwstr>
  </property>
  <property fmtid="{D5CDD505-2E9C-101B-9397-08002B2CF9AE}" pid="3" name="KSOProductBuildVer">
    <vt:lpwstr>2052-12.1.0.25222</vt:lpwstr>
  </property>
  <property fmtid="{D5CDD505-2E9C-101B-9397-08002B2CF9AE}" pid="4" name="ICV">
    <vt:lpwstr>AD4862A940604A0CB27BC177B3DED69D_13</vt:lpwstr>
  </property>
</Properties>
</file>